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CB99C6" w14:textId="77777777" w:rsidR="0094336B" w:rsidRDefault="0094336B" w:rsidP="00E433F7">
      <w:pPr>
        <w:jc w:val="both"/>
        <w:rPr>
          <w:b/>
          <w:bCs/>
        </w:rPr>
      </w:pPr>
      <w:r w:rsidRPr="0094336B">
        <w:rPr>
          <w:b/>
          <w:bCs/>
        </w:rPr>
        <w:t xml:space="preserve">With A Little Help </w:t>
      </w:r>
      <w:proofErr w:type="gramStart"/>
      <w:r w:rsidRPr="0094336B">
        <w:rPr>
          <w:b/>
          <w:bCs/>
        </w:rPr>
        <w:t>From</w:t>
      </w:r>
      <w:proofErr w:type="gramEnd"/>
      <w:r w:rsidRPr="0094336B">
        <w:rPr>
          <w:b/>
          <w:bCs/>
        </w:rPr>
        <w:t xml:space="preserve"> My Friend</w:t>
      </w:r>
      <w:r>
        <w:rPr>
          <w:b/>
          <w:bCs/>
        </w:rPr>
        <w:t xml:space="preserve">s – an empirical study on the role of shadow libraries in </w:t>
      </w:r>
      <w:r w:rsidR="00F7734F">
        <w:rPr>
          <w:b/>
          <w:bCs/>
        </w:rPr>
        <w:t>closing the knowledge access gap due to wealth inequalities in Europe</w:t>
      </w:r>
    </w:p>
    <w:p w14:paraId="2FD7153A" w14:textId="147F39A4" w:rsidR="00F7734F" w:rsidRDefault="0047090F" w:rsidP="00E433F7">
      <w:pPr>
        <w:jc w:val="both"/>
        <w:rPr>
          <w:b/>
          <w:bCs/>
        </w:rPr>
      </w:pPr>
      <w:r>
        <w:rPr>
          <w:b/>
          <w:bCs/>
        </w:rPr>
        <w:t xml:space="preserve">Balazs Bodo (University of Amsterdam), Daniel Antal </w:t>
      </w:r>
      <w:r w:rsidR="00F73834">
        <w:rPr>
          <w:b/>
          <w:bCs/>
        </w:rPr>
        <w:t>(</w:t>
      </w:r>
      <w:r w:rsidR="00F73834" w:rsidRPr="00F73834">
        <w:rPr>
          <w:b/>
          <w:bCs/>
        </w:rPr>
        <w:t>CEEMID</w:t>
      </w:r>
      <w:r w:rsidR="00F73834">
        <w:rPr>
          <w:b/>
          <w:bCs/>
        </w:rPr>
        <w:t xml:space="preserve">), Zoltan </w:t>
      </w:r>
      <w:proofErr w:type="spellStart"/>
      <w:r w:rsidR="00F73834">
        <w:rPr>
          <w:b/>
          <w:bCs/>
        </w:rPr>
        <w:t>Puha</w:t>
      </w:r>
      <w:proofErr w:type="spellEnd"/>
      <w:r w:rsidR="00F73834">
        <w:rPr>
          <w:b/>
          <w:bCs/>
        </w:rPr>
        <w:t xml:space="preserve"> (Tilburg University)</w:t>
      </w:r>
      <w:r w:rsidR="00E51E85">
        <w:rPr>
          <w:rStyle w:val="FootnoteReference"/>
          <w:b/>
          <w:bCs/>
        </w:rPr>
        <w:footnoteReference w:id="1"/>
      </w:r>
    </w:p>
    <w:p w14:paraId="27385201" w14:textId="77777777" w:rsidR="00E51E85" w:rsidRDefault="00E51E85" w:rsidP="00E433F7">
      <w:pPr>
        <w:jc w:val="both"/>
        <w:rPr>
          <w:bCs/>
        </w:rPr>
      </w:pPr>
    </w:p>
    <w:p w14:paraId="261C66A4" w14:textId="77777777" w:rsidR="00EE46DB" w:rsidRPr="00EE46DB" w:rsidRDefault="00B442E3" w:rsidP="00E433F7">
      <w:pPr>
        <w:jc w:val="both"/>
        <w:rPr>
          <w:b/>
          <w:bCs/>
        </w:rPr>
      </w:pPr>
      <w:r>
        <w:rPr>
          <w:b/>
          <w:bCs/>
        </w:rPr>
        <w:t>Abstract</w:t>
      </w:r>
    </w:p>
    <w:p w14:paraId="2A9A7A72" w14:textId="7E4D83F1" w:rsidR="00EE46DB" w:rsidRPr="00EE46DB" w:rsidRDefault="00EE46DB" w:rsidP="00E433F7">
      <w:pPr>
        <w:jc w:val="both"/>
        <w:rPr>
          <w:bCs/>
        </w:rPr>
      </w:pPr>
      <w:r w:rsidRPr="00EE46DB">
        <w:rPr>
          <w:bCs/>
        </w:rPr>
        <w:t xml:space="preserve">Library Genesis is one of the oldest and largest illegal </w:t>
      </w:r>
      <w:r>
        <w:rPr>
          <w:bCs/>
        </w:rPr>
        <w:t xml:space="preserve">scholarly </w:t>
      </w:r>
      <w:r w:rsidRPr="00EE46DB">
        <w:rPr>
          <w:bCs/>
        </w:rPr>
        <w:t>book collection</w:t>
      </w:r>
      <w:r>
        <w:rPr>
          <w:bCs/>
        </w:rPr>
        <w:t>s</w:t>
      </w:r>
      <w:r w:rsidRPr="00EE46DB">
        <w:rPr>
          <w:bCs/>
        </w:rPr>
        <w:t xml:space="preserve"> online. In the middle of 2018, this shadow library </w:t>
      </w:r>
      <w:r>
        <w:rPr>
          <w:bCs/>
        </w:rPr>
        <w:fldChar w:fldCharType="begin"/>
      </w:r>
      <w:r w:rsidR="0050605B">
        <w:rPr>
          <w:bCs/>
        </w:rPr>
        <w:instrText xml:space="preserve"> ADDIN ZOTERO_ITEM CSL_CITATION {"citationID":"iIZE1FT9","properties":{"formattedCitation":"(Joe Karaganis 2018)","plainCitation":"(Joe Karaganis 2018)","noteIndex":0},"citationItems":[{"id":2698,"uris":["http://zotero.org/users/5580658/items/EPEUF2K5"],"uri":["http://zotero.org/users/5580658/items/EPEUF2K5"],"itemData":{"id":2698,"type":"book","event-place":"Cambridge, MA","note":"Citation Key: Karaganis2018","publisher":"MIT Press","publisher-place":"Cambridge, MA","title":"Shadow Libraries - Access to Knowledge in Global Higher Education","editor":[{"family":"Karaganis","given":"Joe"}],"issued":{"date-parts":[["2018"]]}}}],"schema":"https://github.com/citation-style-language/schema/raw/master/csl-citation.json"} </w:instrText>
      </w:r>
      <w:r>
        <w:rPr>
          <w:bCs/>
        </w:rPr>
        <w:fldChar w:fldCharType="separate"/>
      </w:r>
      <w:r w:rsidR="0050605B" w:rsidRPr="0050605B">
        <w:rPr>
          <w:rFonts w:ascii="Calibri" w:hAnsi="Calibri"/>
        </w:rPr>
        <w:t>(Joe Karaganis 2018)</w:t>
      </w:r>
      <w:r>
        <w:rPr>
          <w:bCs/>
        </w:rPr>
        <w:fldChar w:fldCharType="end"/>
      </w:r>
      <w:r>
        <w:rPr>
          <w:bCs/>
        </w:rPr>
        <w:t xml:space="preserve"> </w:t>
      </w:r>
      <w:r w:rsidRPr="00EE46DB">
        <w:rPr>
          <w:bCs/>
        </w:rPr>
        <w:t xml:space="preserve">is hosting and making available without </w:t>
      </w:r>
      <w:r>
        <w:rPr>
          <w:bCs/>
        </w:rPr>
        <w:t xml:space="preserve">the </w:t>
      </w:r>
      <w:r w:rsidRPr="00EE46DB">
        <w:rPr>
          <w:bCs/>
        </w:rPr>
        <w:t xml:space="preserve">authorization </w:t>
      </w:r>
      <w:r>
        <w:rPr>
          <w:bCs/>
        </w:rPr>
        <w:t>of copy</w:t>
      </w:r>
      <w:r w:rsidRPr="00EE46DB">
        <w:rPr>
          <w:bCs/>
        </w:rPr>
        <w:t>right holder</w:t>
      </w:r>
      <w:r>
        <w:rPr>
          <w:bCs/>
        </w:rPr>
        <w:t>s</w:t>
      </w:r>
      <w:r w:rsidRPr="00EE46DB">
        <w:rPr>
          <w:bCs/>
        </w:rPr>
        <w:t xml:space="preserve"> more than 2 million scholarly publications, monographs, textbooks, as well many works of fiction. It also provides a back-up archive of scientific papers illegally accessed via the Sci-Hub service. Using new, extensive, first hand direct observation data on its usage, this paper follows up on earlier studies </w:t>
      </w:r>
      <w:r w:rsidR="00C26A38">
        <w:rPr>
          <w:bCs/>
        </w:rPr>
        <w:fldChar w:fldCharType="begin"/>
      </w:r>
      <w:r w:rsidR="0050605B">
        <w:rPr>
          <w:bCs/>
        </w:rPr>
        <w:instrText xml:space="preserve"> ADDIN ZOTERO_ITEM CSL_CITATION {"citationID":"qFZgEcVI","properties":{"formattedCitation":"(Bod\\uc0\\u243{} 2018a; Cabanac 2015)","plainCitation":"(Bodó 2018a; Cabanac 2015)","noteIndex":0},"citationItems":[{"id":2156,"uris":["http://zotero.org/users/5580658/items/DRR2ICBC"],"uri":["http://zotero.org/users/5580658/items/DRR2ICBC"],"itemData":{"id":2156,"type":"chapter","container-title":"Shadow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id":2158,"uris":["http://zotero.org/users/5580658/items/NTZYZ5IP"],"uri":["http://zotero.org/users/5580658/items/NTZYZ5IP"],"itemData":{"id":2158,"type":"article-journal","container-title":"Journal of the Association for Information Science and Technology","ISSN":"2330-1643","note":"publisher: Wiley Online Library","title":"Bibliogifts in LibGen? A study of a text‐sharing platform driven by biblioleaks and crowdsourcing","author":[{"family":"Cabanac","given":"Guillaume"}],"issued":{"date-parts":[["2015"]]}}}],"schema":"https://github.com/citation-style-language/schema/raw/master/csl-citation.json"} </w:instrText>
      </w:r>
      <w:r w:rsidR="00C26A38">
        <w:rPr>
          <w:bCs/>
        </w:rPr>
        <w:fldChar w:fldCharType="separate"/>
      </w:r>
      <w:r w:rsidR="00C26A38" w:rsidRPr="00C26A38">
        <w:rPr>
          <w:rFonts w:ascii="Calibri" w:hAnsi="Calibri" w:cs="Calibri"/>
          <w:szCs w:val="24"/>
        </w:rPr>
        <w:t>(Bodó 2018a; Cabanac 2015)</w:t>
      </w:r>
      <w:r w:rsidR="00C26A38">
        <w:rPr>
          <w:bCs/>
        </w:rPr>
        <w:fldChar w:fldCharType="end"/>
      </w:r>
      <w:r w:rsidRPr="00EE46DB">
        <w:rPr>
          <w:bCs/>
        </w:rPr>
        <w:t xml:space="preserve"> on the role this shadow library plays in the global scholarly publication ecosystem.</w:t>
      </w:r>
    </w:p>
    <w:p w14:paraId="03582B3A" w14:textId="76CC4785" w:rsidR="00EE46DB" w:rsidRPr="00EE46DB" w:rsidRDefault="00EE46DB" w:rsidP="00E433F7">
      <w:pPr>
        <w:jc w:val="both"/>
        <w:rPr>
          <w:bCs/>
        </w:rPr>
      </w:pPr>
      <w:r w:rsidRPr="00EE46DB">
        <w:rPr>
          <w:bCs/>
        </w:rPr>
        <w:t xml:space="preserve">The paper analyzes a set of weblogs of one of the Library Genesis mirrors, provided to us by one of the administrators of the service. The weblogs contain records of individual book downloads from the period between September 2014 and March 2015. We use the date, the book identifier, and the geo-coordinates of the downloader included in the dataset to reconstruct the global </w:t>
      </w:r>
      <w:r w:rsidR="00620C1A" w:rsidRPr="00EE46DB">
        <w:rPr>
          <w:bCs/>
        </w:rPr>
        <w:t>black-market</w:t>
      </w:r>
      <w:r w:rsidRPr="00EE46DB">
        <w:rPr>
          <w:bCs/>
        </w:rPr>
        <w:t xml:space="preserve"> demand for scholarly literature. We then proceed to build a model to explain this traffic with </w:t>
      </w:r>
      <w:r w:rsidR="00026055">
        <w:rPr>
          <w:bCs/>
        </w:rPr>
        <w:t xml:space="preserve">various macroeconomic indicators on the global stage, and with </w:t>
      </w:r>
      <w:r w:rsidRPr="00EE46DB">
        <w:rPr>
          <w:bCs/>
        </w:rPr>
        <w:t>economic, educational, R&amp;D, and other cultural consumption indicators</w:t>
      </w:r>
      <w:r w:rsidR="00C26A38">
        <w:rPr>
          <w:bCs/>
        </w:rPr>
        <w:t xml:space="preserve"> </w:t>
      </w:r>
      <w:r w:rsidR="00B442E3">
        <w:rPr>
          <w:bCs/>
        </w:rPr>
        <w:t xml:space="preserve">on NUTS-2 level in the </w:t>
      </w:r>
      <w:r w:rsidR="00C26A38">
        <w:rPr>
          <w:bCs/>
        </w:rPr>
        <w:t>European Union</w:t>
      </w:r>
      <w:r w:rsidRPr="00EE46DB">
        <w:rPr>
          <w:bCs/>
        </w:rPr>
        <w:t>.</w:t>
      </w:r>
    </w:p>
    <w:p w14:paraId="687F124E" w14:textId="77777777" w:rsidR="00B442E3" w:rsidRDefault="00B442E3" w:rsidP="00E433F7">
      <w:pPr>
        <w:jc w:val="both"/>
        <w:rPr>
          <w:b/>
          <w:bCs/>
        </w:rPr>
      </w:pPr>
      <w:bookmarkStart w:id="0" w:name="literature-review"/>
    </w:p>
    <w:p w14:paraId="6DEE2A0D" w14:textId="2068B9F6" w:rsidR="00B442E3" w:rsidRDefault="00B442E3" w:rsidP="00026055">
      <w:pPr>
        <w:pStyle w:val="Heading1"/>
        <w:numPr>
          <w:ilvl w:val="0"/>
          <w:numId w:val="3"/>
        </w:numPr>
      </w:pPr>
      <w:r>
        <w:t>Introduction</w:t>
      </w:r>
    </w:p>
    <w:p w14:paraId="0863847B" w14:textId="77777777" w:rsidR="00026055" w:rsidRPr="00026055" w:rsidRDefault="00026055" w:rsidP="00026055"/>
    <w:p w14:paraId="64D02E41" w14:textId="06063BCE" w:rsidR="00B442E3" w:rsidRDefault="00F1276D" w:rsidP="00E433F7">
      <w:pPr>
        <w:jc w:val="both"/>
        <w:rPr>
          <w:bCs/>
        </w:rPr>
      </w:pPr>
      <w:r>
        <w:rPr>
          <w:bCs/>
        </w:rPr>
        <w:t>Library Gen</w:t>
      </w:r>
      <w:r w:rsidRPr="00F1276D">
        <w:rPr>
          <w:bCs/>
        </w:rPr>
        <w:t xml:space="preserve">esis </w:t>
      </w:r>
      <w:r w:rsidR="00CB0558">
        <w:rPr>
          <w:bCs/>
        </w:rPr>
        <w:t xml:space="preserve">(LG or LibGen) </w:t>
      </w:r>
      <w:r>
        <w:rPr>
          <w:bCs/>
        </w:rPr>
        <w:t xml:space="preserve">is a copyright infringing online collection of scholarly works. </w:t>
      </w:r>
      <w:r w:rsidR="00CB0558">
        <w:rPr>
          <w:bCs/>
        </w:rPr>
        <w:t>It co</w:t>
      </w:r>
      <w:r w:rsidR="00BB281F">
        <w:rPr>
          <w:bCs/>
        </w:rPr>
        <w:t>n</w:t>
      </w:r>
      <w:r w:rsidR="00CB0558">
        <w:rPr>
          <w:bCs/>
        </w:rPr>
        <w:t>sists of an onl</w:t>
      </w:r>
      <w:r w:rsidR="00BB281F">
        <w:rPr>
          <w:bCs/>
        </w:rPr>
        <w:t>i</w:t>
      </w:r>
      <w:r w:rsidR="00CB0558">
        <w:rPr>
          <w:bCs/>
        </w:rPr>
        <w:t xml:space="preserve">ne catalogue </w:t>
      </w:r>
      <w:r w:rsidR="00936D15">
        <w:rPr>
          <w:bCs/>
        </w:rPr>
        <w:t>of an ever</w:t>
      </w:r>
      <w:r w:rsidR="00BC09B3">
        <w:rPr>
          <w:bCs/>
        </w:rPr>
        <w:t>-</w:t>
      </w:r>
      <w:r w:rsidR="00936D15">
        <w:rPr>
          <w:bCs/>
        </w:rPr>
        <w:t>growing list of works</w:t>
      </w:r>
      <w:r w:rsidR="00936D15">
        <w:rPr>
          <w:rStyle w:val="FootnoteReference"/>
          <w:bCs/>
        </w:rPr>
        <w:footnoteReference w:id="2"/>
      </w:r>
      <w:r w:rsidR="00EE4574">
        <w:rPr>
          <w:bCs/>
        </w:rPr>
        <w:t>,</w:t>
      </w:r>
      <w:r w:rsidR="00936D15">
        <w:rPr>
          <w:bCs/>
        </w:rPr>
        <w:t xml:space="preserve"> </w:t>
      </w:r>
      <w:r w:rsidR="00EE4574">
        <w:rPr>
          <w:bCs/>
        </w:rPr>
        <w:t xml:space="preserve">accessible through a simple web interface. The catalogues itself </w:t>
      </w:r>
      <w:r w:rsidR="00CB0558">
        <w:rPr>
          <w:bCs/>
        </w:rPr>
        <w:t xml:space="preserve">contains bibliographic metadata </w:t>
      </w:r>
      <w:r w:rsidR="00936D15">
        <w:rPr>
          <w:bCs/>
        </w:rPr>
        <w:t>as well as various file identifiers</w:t>
      </w:r>
      <w:r w:rsidR="00936D15">
        <w:rPr>
          <w:rStyle w:val="FootnoteReference"/>
          <w:bCs/>
        </w:rPr>
        <w:footnoteReference w:id="3"/>
      </w:r>
      <w:r w:rsidR="00936D15">
        <w:rPr>
          <w:bCs/>
        </w:rPr>
        <w:t xml:space="preserve"> which allow users to search and download the digital </w:t>
      </w:r>
      <w:r w:rsidR="00AF1587">
        <w:rPr>
          <w:bCs/>
        </w:rPr>
        <w:t xml:space="preserve">versions </w:t>
      </w:r>
      <w:r w:rsidR="00EE4574">
        <w:rPr>
          <w:bCs/>
        </w:rPr>
        <w:t xml:space="preserve">of books </w:t>
      </w:r>
      <w:r w:rsidR="00AF1587">
        <w:rPr>
          <w:bCs/>
        </w:rPr>
        <w:t>from various third</w:t>
      </w:r>
      <w:r w:rsidR="00BC09B3">
        <w:rPr>
          <w:bCs/>
        </w:rPr>
        <w:t>-</w:t>
      </w:r>
      <w:r w:rsidR="00AF1587">
        <w:rPr>
          <w:bCs/>
        </w:rPr>
        <w:t>par</w:t>
      </w:r>
      <w:r w:rsidR="00936D15">
        <w:rPr>
          <w:bCs/>
        </w:rPr>
        <w:t>ty services, including centralized services, and decentralized p2p networks.</w:t>
      </w:r>
      <w:r w:rsidR="00AF1587">
        <w:rPr>
          <w:bCs/>
        </w:rPr>
        <w:t xml:space="preserve"> All elements of the LG web service are freely available for anyone to download, including the webserver code, the </w:t>
      </w:r>
      <w:r w:rsidR="00BC09B3">
        <w:rPr>
          <w:bCs/>
        </w:rPr>
        <w:t xml:space="preserve">most current copy of the </w:t>
      </w:r>
      <w:r w:rsidR="00AF1587">
        <w:rPr>
          <w:bCs/>
        </w:rPr>
        <w:t xml:space="preserve">database, or </w:t>
      </w:r>
      <w:r w:rsidR="004E0618">
        <w:rPr>
          <w:bCs/>
        </w:rPr>
        <w:t xml:space="preserve">the works themselves. </w:t>
      </w:r>
    </w:p>
    <w:p w14:paraId="38689FD4" w14:textId="774E6D91" w:rsidR="004E0618" w:rsidRDefault="004E0618" w:rsidP="00E433F7">
      <w:pPr>
        <w:jc w:val="both"/>
        <w:rPr>
          <w:bCs/>
        </w:rPr>
      </w:pPr>
      <w:r>
        <w:rPr>
          <w:bCs/>
        </w:rPr>
        <w:t xml:space="preserve">LibGen contains </w:t>
      </w:r>
      <w:r w:rsidR="0045090B">
        <w:rPr>
          <w:bCs/>
        </w:rPr>
        <w:t xml:space="preserve">several collections. Its main focus is </w:t>
      </w:r>
      <w:r>
        <w:rPr>
          <w:bCs/>
        </w:rPr>
        <w:t xml:space="preserve">scholarly works: scientific monographs, edited volumes, textbooks, </w:t>
      </w:r>
      <w:r w:rsidR="0045090B">
        <w:rPr>
          <w:bCs/>
        </w:rPr>
        <w:t xml:space="preserve">handbooks. It also serves as a repository for scientific articles downloaded by the users of </w:t>
      </w:r>
      <w:r w:rsidR="004F5462">
        <w:rPr>
          <w:bCs/>
        </w:rPr>
        <w:t>SciH</w:t>
      </w:r>
      <w:r w:rsidR="0045090B">
        <w:rPr>
          <w:bCs/>
        </w:rPr>
        <w:t xml:space="preserve">ub, another copyright infringing shadow library, focusing solely on journal articles </w:t>
      </w:r>
      <w:r w:rsidR="0045090B">
        <w:rPr>
          <w:bCs/>
        </w:rPr>
        <w:fldChar w:fldCharType="begin"/>
      </w:r>
      <w:r w:rsidR="0050605B">
        <w:rPr>
          <w:bCs/>
        </w:rPr>
        <w:instrText xml:space="preserve"> ADDIN ZOTERO_ITEM CSL_CITATION {"citationID":"4iDRKjI3","properties":{"formattedCitation":"(Bohannon 2016)","plainCitation":"(Bohannon 2016)","noteIndex":0},"citationItems":[{"id":2642,"uris":["http://zotero.org/users/5580658/items/M7LK37FA"],"uri":["http://zotero.org/users/5580658/items/M7LK37FA"],"itemData":{"id":2642,"type":"article-magazine","container-title":"Science","note":"Citation Key: Bohannon2016","title":"Who's downloading pirated papers? Everyone","URL":"http://www.sciencemag.org/news/2016/04/whos-downloading-pirated-papers-everyone","author":[{"family":"Bohannon","given":"John"}],"accessed":{"date-parts":[["2016",6,5]]},"issued":{"date-parts":[["2016"]]}}}],"schema":"https://github.com/citation-style-language/schema/raw/master/csl-citation.json"} </w:instrText>
      </w:r>
      <w:r w:rsidR="0045090B">
        <w:rPr>
          <w:bCs/>
        </w:rPr>
        <w:fldChar w:fldCharType="separate"/>
      </w:r>
      <w:r w:rsidR="0045090B" w:rsidRPr="0045090B">
        <w:rPr>
          <w:rFonts w:ascii="Calibri" w:hAnsi="Calibri" w:cs="Calibri"/>
        </w:rPr>
        <w:t>(Bohannon 2016)</w:t>
      </w:r>
      <w:r w:rsidR="0045090B">
        <w:rPr>
          <w:bCs/>
        </w:rPr>
        <w:fldChar w:fldCharType="end"/>
      </w:r>
      <w:r w:rsidR="0045090B">
        <w:rPr>
          <w:bCs/>
        </w:rPr>
        <w:t xml:space="preserve">.  </w:t>
      </w:r>
      <w:r w:rsidR="00563507">
        <w:rPr>
          <w:bCs/>
        </w:rPr>
        <w:t>It also offers a separate catalogue of literary works and comics.</w:t>
      </w:r>
    </w:p>
    <w:p w14:paraId="20C84C5A" w14:textId="0E1EAC37" w:rsidR="00B442E3" w:rsidRDefault="00563507" w:rsidP="00E433F7">
      <w:pPr>
        <w:jc w:val="both"/>
        <w:rPr>
          <w:bCs/>
        </w:rPr>
      </w:pPr>
      <w:r>
        <w:rPr>
          <w:bCs/>
        </w:rPr>
        <w:lastRenderedPageBreak/>
        <w:t xml:space="preserve">The legal status of LibGen is understood to be copyright infringing both by the rights holder, authors, users, and operators of the service </w:t>
      </w:r>
      <w:r>
        <w:rPr>
          <w:bCs/>
        </w:rPr>
        <w:fldChar w:fldCharType="begin"/>
      </w:r>
      <w:r w:rsidR="0050605B">
        <w:rPr>
          <w:bCs/>
        </w:rPr>
        <w:instrText xml:space="preserve"> ADDIN ZOTERO_ITEM CSL_CITATION {"citationID":"zsJP7MRu","properties":{"formattedCitation":"(Bod\\uc0\\u243{} 2018b)","plainCitation":"(Bodó 2018b)","noteIndex":0},"citationItems":[{"id":1934,"uris":["http://zotero.org/users/5580658/items/BZDL99DP"],"uri":["http://zotero.org/users/5580658/items/BZDL99DP"],"itemData":{"id":1934,"type":"chapter","container-title":"Shadow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Library","author":[{"family":"Bodó","given":"Balázs"}],"editor":[{"family":"Karaganis","given":"Joe"}],"issued":{"date-parts":[["2018"]]}}}],"schema":"https://github.com/citation-style-language/schema/raw/master/csl-citation.json"} </w:instrText>
      </w:r>
      <w:r>
        <w:rPr>
          <w:bCs/>
        </w:rPr>
        <w:fldChar w:fldCharType="separate"/>
      </w:r>
      <w:r w:rsidRPr="00563507">
        <w:rPr>
          <w:rFonts w:ascii="Calibri" w:hAnsi="Calibri" w:cs="Calibri"/>
          <w:szCs w:val="24"/>
        </w:rPr>
        <w:t>(Bodó 2018b)</w:t>
      </w:r>
      <w:r>
        <w:rPr>
          <w:bCs/>
        </w:rPr>
        <w:fldChar w:fldCharType="end"/>
      </w:r>
      <w:r w:rsidR="00A43405">
        <w:rPr>
          <w:bCs/>
        </w:rPr>
        <w:t xml:space="preserve">. </w:t>
      </w:r>
      <w:r w:rsidR="00433F88">
        <w:rPr>
          <w:bCs/>
        </w:rPr>
        <w:t xml:space="preserve">A </w:t>
      </w:r>
      <w:r w:rsidR="00A43405">
        <w:rPr>
          <w:bCs/>
        </w:rPr>
        <w:t xml:space="preserve">New Your court </w:t>
      </w:r>
      <w:r w:rsidR="00433F88">
        <w:rPr>
          <w:bCs/>
        </w:rPr>
        <w:t>issued a default</w:t>
      </w:r>
      <w:r w:rsidR="003F1709">
        <w:rPr>
          <w:bCs/>
        </w:rPr>
        <w:t xml:space="preserve"> judgement against SciHub, and L</w:t>
      </w:r>
      <w:r w:rsidR="00433F88">
        <w:rPr>
          <w:bCs/>
        </w:rPr>
        <w:t>ibrary Genesis, and their operators, finding them liable for willful copyright infringement,</w:t>
      </w:r>
      <w:r w:rsidR="001720A4">
        <w:rPr>
          <w:bCs/>
        </w:rPr>
        <w:t xml:space="preserve"> ordering Alexand</w:t>
      </w:r>
      <w:r w:rsidR="00433F88">
        <w:rPr>
          <w:bCs/>
        </w:rPr>
        <w:t>ra Elbakyan,</w:t>
      </w:r>
      <w:r w:rsidR="001720A4">
        <w:rPr>
          <w:bCs/>
        </w:rPr>
        <w:t xml:space="preserve"> the operator of SciHu</w:t>
      </w:r>
      <w:r w:rsidR="00433F88">
        <w:rPr>
          <w:bCs/>
        </w:rPr>
        <w:t xml:space="preserve">b, and the anonymous </w:t>
      </w:r>
      <w:r w:rsidR="001720A4">
        <w:rPr>
          <w:bCs/>
        </w:rPr>
        <w:t>operators of LibGen to pay damages of $15M, and confiscated the domain names</w:t>
      </w:r>
      <w:r w:rsidR="003F1709">
        <w:rPr>
          <w:bCs/>
        </w:rPr>
        <w:t xml:space="preserve"> </w:t>
      </w:r>
      <w:r w:rsidR="003F1709">
        <w:rPr>
          <w:bCs/>
        </w:rPr>
        <w:fldChar w:fldCharType="begin"/>
      </w:r>
      <w:r w:rsidR="0050605B">
        <w:rPr>
          <w:bCs/>
        </w:rPr>
        <w:instrText xml:space="preserve"> ADDIN ZOTERO_ITEM CSL_CITATION {"citationID":"hhuOx1U7","properties":{"formattedCitation":"(Elsevier Inc. et al v. Sci-Hub et al, Case No. 1:15-cv-04282-RW 2017)","plainCitation":"(Elsevier Inc. et al v. Sci-Hub et al, Case No. 1:15-cv-04282-RW 2017)","noteIndex":0},"citationItems":[{"id":2909,"uris":["http://zotero.org/users/5580658/items/Q9YHHFFV"],"uri":["http://zotero.org/users/5580658/items/Q9YHHFFV"],"itemData":{"id":2909,"type":"legal_case","authority":"UNITED  STATES  DISTRICT  COURT  SOUTHERN  DISTRICT  OF  NEW  YORK","note":"publisher-place: New York","number":"4355308","title":"Elsevier Inc. et al v. Sci-Hub et al, Case No. 1:15-cv-04282-RW","URL":"https://www.courtlistener.com/docket/4355308/elsevier-inc-v-sci-hub/","issued":{"date-parts":[["2017",6,21]]}}}],"schema":"https://github.com/citation-style-language/schema/raw/master/csl-citation.json"} </w:instrText>
      </w:r>
      <w:r w:rsidR="003F1709">
        <w:rPr>
          <w:bCs/>
        </w:rPr>
        <w:fldChar w:fldCharType="separate"/>
      </w:r>
      <w:r w:rsidR="003F1709" w:rsidRPr="001562CA">
        <w:rPr>
          <w:rFonts w:ascii="Calibri" w:hAnsi="Calibri" w:cs="Calibri"/>
        </w:rPr>
        <w:t>(Elsevier Inc. et al v. Sci-Hub et al, Case No. 1:15-cv-04282-RW 2017)</w:t>
      </w:r>
      <w:r w:rsidR="003F1709">
        <w:rPr>
          <w:bCs/>
        </w:rPr>
        <w:fldChar w:fldCharType="end"/>
      </w:r>
      <w:r w:rsidR="001720A4">
        <w:rPr>
          <w:bCs/>
        </w:rPr>
        <w:t>.</w:t>
      </w:r>
      <w:r w:rsidR="00433F88">
        <w:rPr>
          <w:bCs/>
        </w:rPr>
        <w:t xml:space="preserve"> </w:t>
      </w:r>
      <w:r w:rsidR="001562CA">
        <w:rPr>
          <w:bCs/>
        </w:rPr>
        <w:t>A Virginia district co</w:t>
      </w:r>
      <w:r w:rsidR="003F1709">
        <w:rPr>
          <w:bCs/>
        </w:rPr>
        <w:t>urt ordered the domains names t</w:t>
      </w:r>
      <w:r w:rsidR="001562CA">
        <w:rPr>
          <w:bCs/>
        </w:rPr>
        <w:t xml:space="preserve">o be blocked in the US </w:t>
      </w:r>
      <w:r w:rsidR="001562CA">
        <w:rPr>
          <w:bCs/>
        </w:rPr>
        <w:fldChar w:fldCharType="begin"/>
      </w:r>
      <w:r w:rsidR="0050605B">
        <w:rPr>
          <w:bCs/>
        </w:rPr>
        <w:instrText xml:space="preserve"> ADDIN ZOTERO_ITEM CSL_CITATION {"citationID":"8ybk1dyL","properties":{"formattedCitation":"(American Chemical Society v. Sci-Hub d/b/a www.sci-hub.cc, John Doe 1-99 2017)","plainCitation":"(American Chemical Society v. Sci-Hub d/b/a www.sci-hub.cc, John Doe 1-99 2017)","noteIndex":0},"citationItems":[{"id":2908,"uris":["http://zotero.org/users/5580658/items/C5MVYWH7"],"uri":["http://zotero.org/users/5580658/items/C5MVYWH7"],"itemData":{"id":2908,"type":"legal_case","abstract":"A U.S. district court in Alexandria, Va., has issued a preliminary finding supporting the American Chemical Society in its case against the site Sci-Hub.","authority":"United States District Court for the Eastern District of Virginia Alexandria Division","page":"1-3","title":"American Chemical Society v. Sci-Hub d/b/a www.sci-hub.cc, John Doe 1-99","URL":"https://torrentfreak.com/images/sciproporder.pdf","issued":{"date-parts":[["2017",9]]}}}],"schema":"https://github.com/citation-style-language/schema/raw/master/csl-citation.json"} </w:instrText>
      </w:r>
      <w:r w:rsidR="001562CA">
        <w:rPr>
          <w:bCs/>
        </w:rPr>
        <w:fldChar w:fldCharType="separate"/>
      </w:r>
      <w:r w:rsidR="001562CA" w:rsidRPr="001562CA">
        <w:rPr>
          <w:rFonts w:ascii="Calibri" w:hAnsi="Calibri" w:cs="Calibri"/>
        </w:rPr>
        <w:t>(American Chemical Society v. Sci-Hub d/b/a www.sci-hub.cc, John Doe 1-99 2017)</w:t>
      </w:r>
      <w:r w:rsidR="001562CA">
        <w:rPr>
          <w:bCs/>
        </w:rPr>
        <w:fldChar w:fldCharType="end"/>
      </w:r>
      <w:r w:rsidR="001562CA">
        <w:rPr>
          <w:bCs/>
        </w:rPr>
        <w:t xml:space="preserve">. The domain names of the services are also blocked in Russia, where these services are thought to be located </w:t>
      </w:r>
      <w:r w:rsidR="001562CA">
        <w:rPr>
          <w:bCs/>
        </w:rPr>
        <w:fldChar w:fldCharType="begin"/>
      </w:r>
      <w:r w:rsidR="0050605B">
        <w:rPr>
          <w:bCs/>
        </w:rPr>
        <w:instrText xml:space="preserve"> ADDIN ZOTERO_ITEM CSL_CITATION {"citationID":"b6Bd1xpj","properties":{"formattedCitation":"(Dalmeet Singh Chawla 2018)","plainCitation":"(Dalmeet Singh Chawla 2018)","noteIndex":0},"citationItems":[{"id":2907,"uris":["http://zotero.org/users/5580658/items/9QV4XPEE"],"uri":["http://zotero.org/users/5580658/items/9QV4XPEE"],"itemData":{"id":2907,"type":"webpage","abstract":"Founder of site that illegally hosts millions of journal papers has said she will ignore court ruling","container-title":"Chemistry World","language":"en","title":"Sci-Hub blocked in Russia following ruling by Moscow court","URL":"https://www.chemistryworld.com/news/sci-hub-blocked-in-russia-following-ruling-by-moscow-court/3009838.article","author":[{"literal":"Dalmeet Singh Chawla"}],"accessed":{"date-parts":[["2019",5,23]]},"issued":{"date-parts":[["2018",12,3]]}}}],"schema":"https://github.com/citation-style-language/schema/raw/master/csl-citation.json"} </w:instrText>
      </w:r>
      <w:r w:rsidR="001562CA">
        <w:rPr>
          <w:bCs/>
        </w:rPr>
        <w:fldChar w:fldCharType="separate"/>
      </w:r>
      <w:r w:rsidR="00AA787E" w:rsidRPr="00AA787E">
        <w:rPr>
          <w:rFonts w:ascii="Calibri" w:hAnsi="Calibri" w:cs="Calibri"/>
        </w:rPr>
        <w:t>(Dalmeet Singh Chawla 2018)</w:t>
      </w:r>
      <w:r w:rsidR="001562CA">
        <w:rPr>
          <w:bCs/>
        </w:rPr>
        <w:fldChar w:fldCharType="end"/>
      </w:r>
      <w:r w:rsidR="004F5462">
        <w:rPr>
          <w:bCs/>
        </w:rPr>
        <w:t xml:space="preserve">, and by a number of ISPs in Europe. Online service providers, such as Facebook, are also filtering links that point to </w:t>
      </w:r>
      <w:r w:rsidR="001C6E01">
        <w:rPr>
          <w:bCs/>
        </w:rPr>
        <w:t xml:space="preserve">the </w:t>
      </w:r>
      <w:r w:rsidR="004F5462">
        <w:rPr>
          <w:bCs/>
        </w:rPr>
        <w:t xml:space="preserve">LibGen </w:t>
      </w:r>
      <w:r w:rsidR="001C6E01">
        <w:rPr>
          <w:bCs/>
        </w:rPr>
        <w:t>service.</w:t>
      </w:r>
    </w:p>
    <w:p w14:paraId="3F25E559" w14:textId="5B16FD6A" w:rsidR="00E0232A" w:rsidRDefault="00FB4560" w:rsidP="00E433F7">
      <w:pPr>
        <w:jc w:val="both"/>
        <w:rPr>
          <w:bCs/>
        </w:rPr>
      </w:pPr>
      <w:r>
        <w:rPr>
          <w:bCs/>
        </w:rPr>
        <w:t>The administrato</w:t>
      </w:r>
      <w:r w:rsidRPr="00FB4560">
        <w:rPr>
          <w:bCs/>
        </w:rPr>
        <w:t xml:space="preserve">rs of LibGen </w:t>
      </w:r>
      <w:r>
        <w:rPr>
          <w:bCs/>
        </w:rPr>
        <w:t>(and for that matter</w:t>
      </w:r>
      <w:r w:rsidR="00AB5F99">
        <w:rPr>
          <w:bCs/>
        </w:rPr>
        <w:t>,</w:t>
      </w:r>
      <w:r>
        <w:rPr>
          <w:bCs/>
        </w:rPr>
        <w:t xml:space="preserve"> SciHub) </w:t>
      </w:r>
      <w:r w:rsidRPr="00FB4560">
        <w:rPr>
          <w:bCs/>
        </w:rPr>
        <w:t xml:space="preserve">are </w:t>
      </w:r>
      <w:r>
        <w:rPr>
          <w:bCs/>
        </w:rPr>
        <w:t xml:space="preserve">not contesting the legal assessment </w:t>
      </w:r>
      <w:r>
        <w:rPr>
          <w:bCs/>
        </w:rPr>
        <w:fldChar w:fldCharType="begin"/>
      </w:r>
      <w:r w:rsidR="0050605B">
        <w:rPr>
          <w:bCs/>
        </w:rPr>
        <w:instrText xml:space="preserve"> ADDIN ZOTERO_ITEM CSL_CITATION {"citationID":"Dl5CEmfF","properties":{"formattedCitation":"(Bod\\uc0\\u243{} 2018b; Elbakyan 2015)","plainCitation":"(Bodó 2018b; Elbakyan 2015)","noteIndex":0},"citationItems":[{"id":1934,"uris":["http://zotero.org/users/5580658/items/BZDL99DP"],"uri":["http://zotero.org/users/5580658/items/BZDL99DP"],"itemData":{"id":1934,"type":"chapter","container-title":"Shadow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id":2650,"uris":["http://zotero.org/users/5580658/items/BEWKV5LD"],"uri":["http://zotero.org/users/5580658/items/BEWKV5LD"],"itemData":{"id":2650,"type":"article","note":"publisher-place: New York","publisher":"Elsevier Inc. et al v. Sci-Hub et al, Case No. 1:15-cv-04282-RW","title":"LETTER addressed to Judge Robert W. Sweet from Alexandra Elbakyan re: Clarification of details. (ajs)","author":[{"family":"Elbakyan","given":"Alexandra"}],"issued":{"date-parts":[["2015"]]}}}],"schema":"https://github.com/citation-style-language/schema/raw/master/csl-citation.json"} </w:instrText>
      </w:r>
      <w:r>
        <w:rPr>
          <w:bCs/>
        </w:rPr>
        <w:fldChar w:fldCharType="separate"/>
      </w:r>
      <w:r w:rsidR="00430737" w:rsidRPr="00430737">
        <w:rPr>
          <w:rFonts w:ascii="Calibri" w:hAnsi="Calibri" w:cs="Calibri"/>
          <w:szCs w:val="24"/>
        </w:rPr>
        <w:t>(Bodó 2018b; Elbakyan 2015)</w:t>
      </w:r>
      <w:r>
        <w:rPr>
          <w:bCs/>
        </w:rPr>
        <w:fldChar w:fldCharType="end"/>
      </w:r>
      <w:r w:rsidR="00BC09B3">
        <w:rPr>
          <w:bCs/>
        </w:rPr>
        <w:t>.</w:t>
      </w:r>
      <w:r>
        <w:rPr>
          <w:bCs/>
        </w:rPr>
        <w:t xml:space="preserve"> </w:t>
      </w:r>
      <w:r w:rsidR="00BC09B3">
        <w:rPr>
          <w:bCs/>
        </w:rPr>
        <w:t>N</w:t>
      </w:r>
      <w:r>
        <w:rPr>
          <w:bCs/>
        </w:rPr>
        <w:t xml:space="preserve">either do those who use these services by downloading or uploading materials from / to them </w:t>
      </w:r>
      <w:r>
        <w:rPr>
          <w:bCs/>
        </w:rPr>
        <w:fldChar w:fldCharType="begin"/>
      </w:r>
      <w:r w:rsidR="0050605B">
        <w:rPr>
          <w:bCs/>
        </w:rPr>
        <w:instrText xml:space="preserve"> ADDIN ZOTERO_ITEM CSL_CITATION {"citationID":"GmX8O7Li","properties":{"formattedCitation":"(Swartz 2008)","plainCitation":"(Swartz 2008)","noteIndex":0},"citationItems":[{"id":2085,"uris":["http://zotero.org/users/5580658/items/FI34238J"],"uri":["http://zotero.org/users/5580658/items/FI34238J"],"itemData":{"id":2085,"type":"webpage","container-title":"Aaron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Manifesto","URL":"https://archive.org/stream/GuerillaOpenAccessManifesto/Goamjuly2008_djvu.txt","author":[{"family":"Swartz","given":"Aaron"}],"issued":{"date-parts":[["2008"]]}}}],"schema":"https://github.com/citation-style-language/schema/raw/master/csl-citation.json"} </w:instrText>
      </w:r>
      <w:r>
        <w:rPr>
          <w:bCs/>
        </w:rPr>
        <w:fldChar w:fldCharType="separate"/>
      </w:r>
      <w:r w:rsidRPr="00FB4560">
        <w:rPr>
          <w:rFonts w:ascii="Calibri" w:hAnsi="Calibri" w:cs="Calibri"/>
        </w:rPr>
        <w:t>(Swartz 2008)</w:t>
      </w:r>
      <w:r>
        <w:rPr>
          <w:bCs/>
        </w:rPr>
        <w:fldChar w:fldCharType="end"/>
      </w:r>
      <w:r>
        <w:rPr>
          <w:bCs/>
        </w:rPr>
        <w:t xml:space="preserve">. </w:t>
      </w:r>
      <w:r w:rsidR="005626E0">
        <w:rPr>
          <w:bCs/>
        </w:rPr>
        <w:t xml:space="preserve">Yet, there seems to be a widely shared </w:t>
      </w:r>
      <w:r w:rsidR="00F440F9">
        <w:rPr>
          <w:bCs/>
        </w:rPr>
        <w:t xml:space="preserve">(but certainly not universal </w:t>
      </w:r>
      <w:r w:rsidR="00F440F9">
        <w:rPr>
          <w:bCs/>
        </w:rPr>
        <w:fldChar w:fldCharType="begin"/>
      </w:r>
      <w:r w:rsidR="0050605B">
        <w:rPr>
          <w:bCs/>
        </w:rPr>
        <w:instrText xml:space="preserve"> ADDIN ZOTERO_ITEM CSL_CITATION {"citationID":"EVIaxlIu","properties":{"formattedCitation":"(Barczak 2017)","plainCitation":"(Barczak 2017)","noteIndex":0},"citationItems":[{"id":2898,"uris":["http://zotero.org/users/5580658/items/27FTYC7E"],"uri":["http://zotero.org/users/5580658/items/27FTYC7E"],"itemData":{"id":2898,"type":"article-journal","container-title":"Journal of Product Innovation Management","DOI":"10.1111/jpim.12422","ISSN":"0737-6782","issue":"6","note":"publisher: Wiley/Blackwell (10.1111)\nCitation Key: Gloria2017","page":"716-717","title":"Academic Piracy","volume":"34","author":[{"family":"Barczak","given":"Gloria"}],"issued":{"date-parts":[["2017",10,2]]}}}],"schema":"https://github.com/citation-style-language/schema/raw/master/csl-citation.json"} </w:instrText>
      </w:r>
      <w:r w:rsidR="00F440F9">
        <w:rPr>
          <w:bCs/>
        </w:rPr>
        <w:fldChar w:fldCharType="separate"/>
      </w:r>
      <w:r w:rsidR="006A05BE" w:rsidRPr="006A05BE">
        <w:rPr>
          <w:rFonts w:ascii="Calibri" w:hAnsi="Calibri" w:cs="Calibri"/>
        </w:rPr>
        <w:t>(Barczak 2017)</w:t>
      </w:r>
      <w:r w:rsidR="00F440F9">
        <w:rPr>
          <w:bCs/>
        </w:rPr>
        <w:fldChar w:fldCharType="end"/>
      </w:r>
      <w:r w:rsidR="00F440F9">
        <w:rPr>
          <w:bCs/>
        </w:rPr>
        <w:t xml:space="preserve">) </w:t>
      </w:r>
      <w:r w:rsidR="005626E0">
        <w:rPr>
          <w:bCs/>
        </w:rPr>
        <w:t xml:space="preserve">consensus among many in the academic sector, about the moral acceptability of such radical open access practices </w:t>
      </w:r>
      <w:r w:rsidR="005626E0">
        <w:rPr>
          <w:bCs/>
        </w:rPr>
        <w:fldChar w:fldCharType="begin"/>
      </w:r>
      <w:r w:rsidR="0050605B">
        <w:rPr>
          <w:bCs/>
        </w:rPr>
        <w:instrText xml:space="preserve"> ADDIN ZOTERO_ITEM CSL_CITATION {"citationID":"1IxN3kb4","properties":{"formattedCitation":"(Bod\\uc0\\u243{} 2016; Barok et al. 2015; Gardner and Gardner 2017; Travis 2016; Taylor 2006)","plainCitation":"(Bodó 2016; Barok et al. 2015; Gardner and Gardner 2017; Travis 2016; Taylor 2006)","noteIndex":0},"citationItems":[{"id":3148,"uris":["http://zotero.org/users/5580658/items/9TMB2XWG"],"uri":["http://zotero.org/users/5580658/items/9TMB2XWG"],"itemData":{"id":3148,"type":"article-journal","container-title":"SSRN Electronic Journal","DOI":"10.2139/ssrn.2816925","ISSN":"1556-5068","note":"publisher-place: Glasgow, UK","title":"Pirates in the Library An Inquiry into the Guerilla Open Access Movement","URL":"https://www.ssrn.com/abstract=2816925","author":[{"family":"Bodó","given":"Balázs"}],"issued":{"date-parts":[["2016"]]}}},{"id":250,"uris":["http://zotero.org/users/5580658/items/CLCTHA8Z"],"uri":["http://zotero.org/users/5580658/items/CLCTHA8Z"],"itemData":{"id":250,"type":"webpage","container-title":"http://custodians.online/","note":"Citation Key: Barok2015","title":"In solidarity with Library Genesis and Sci-Hub","URL":"http://custodians.online/","author":[{"family":"Barok","given":"Dušan"},{"family":"Berry","given":"Josephine"},{"family":"Bodó","given":"Balázs"},{"family":"Dockray","given":"Sean"},{"family":"Goldsmith","given":"Kenneth"},{"family":"Iles","given":"Anthony"},{"family":"Liang","given":"Lawrence"},{"family":"Lütgert","given":"Sebastian"},{"family":"Mourik Broekman","given":"Pauline","non-dropping-particle":"van"},{"family":"Mars","given":"Marcell"},{"literal":"Spideralex"},{"family":"Medak","given":"Tomislav"},{"family":"Sekulić","given":"Dubravka"},{"family":"Snelting","given":"Femke"}],"issued":{"date-parts":[["2015"]]}}},{"id":2706,"uris":["http://zotero.org/users/5580658/items/FREHW83E"],"uri":["http://zotero.org/users/5580658/items/FREHW83E"],"itemData":{"id":2706,"type":"article-journal","container-title":"College &amp; Research Libraries","ISSN":"2150-6701","issue":"2","note":"Citation Key: Gardner2017","title":"Fast and furious (at publishers): the motivations behind crowdsourced research sharing","volume":"78","author":[{"family":"Gardner","given":"Carolyn Caffrey"},{"family":"Gardner","given":"Gabriel J"}],"issued":{"date-parts":[["2017"]]}}},{"id":2703,"uris":["http://zotero.org/users/5580658/items/DVNSFI9Q"],"uri":["http://zotero.org/users/5580658/items/DVNSFI9Q"],"itemData":{"id":2703,"type":"webpage","container-title":"Science","note":"Citation Key: Travis2016","title":"In survey, most give thumbs-up to pirated papers","URL":"http://www.sciencemag.org/news/2016/05/survey-most-give-thumbspirated-papers","author":[{"family":"Travis","given":"J"}],"issued":{"date-parts":[["2016"]]}}},{"id":2710,"uris":["http://zotero.org/users/5580658/items/BXSC585Y"],"uri":["http://zotero.org/users/5580658/items/BXSC585Y"],"itemData":{"id":2710,"type":"article-journal","container-title":"Learned publishing","ISSN":"1741-4857","issue":"3","note":"publisher: Wiley Online Library\nCitation Key: Taylor2006","page":"168-174","title":"Publishing and electronic piracy","volume":"19","author":[{"family":"Taylor","given":"Alasdair"}],"issued":{"date-parts":[["2006"]]}}}],"schema":"https://github.com/citation-style-language/schema/raw/master/csl-citation.json"} </w:instrText>
      </w:r>
      <w:r w:rsidR="005626E0">
        <w:rPr>
          <w:bCs/>
        </w:rPr>
        <w:fldChar w:fldCharType="separate"/>
      </w:r>
      <w:r w:rsidR="00C15C16" w:rsidRPr="00C15C16">
        <w:rPr>
          <w:rFonts w:ascii="Calibri" w:hAnsi="Calibri" w:cs="Calibri"/>
          <w:szCs w:val="24"/>
        </w:rPr>
        <w:t>(Bodó 2016; Barok et al. 2015; Gardner and Gardner 2017; Travis 2016; Taylor 2006)</w:t>
      </w:r>
      <w:r w:rsidR="005626E0">
        <w:rPr>
          <w:bCs/>
        </w:rPr>
        <w:fldChar w:fldCharType="end"/>
      </w:r>
      <w:r w:rsidR="0072380E">
        <w:rPr>
          <w:bCs/>
        </w:rPr>
        <w:t>. Willful copyright infringement in the research and education sector is seen as an act of civil disobedience to resist the business models in academic publishing which have faced substantial criticism in recent years for unsustainable prices and outstanding profit margins they charge for works produ</w:t>
      </w:r>
      <w:r w:rsidR="003F1709">
        <w:rPr>
          <w:bCs/>
        </w:rPr>
        <w:t xml:space="preserve">ced, and reviewed for </w:t>
      </w:r>
      <w:r w:rsidR="0072380E">
        <w:rPr>
          <w:bCs/>
        </w:rPr>
        <w:t>free by the scholarly community</w:t>
      </w:r>
      <w:r w:rsidR="00BB7732">
        <w:rPr>
          <w:bCs/>
        </w:rPr>
        <w:t xml:space="preserve"> </w:t>
      </w:r>
      <w:r w:rsidR="00BB7732">
        <w:rPr>
          <w:bCs/>
        </w:rPr>
        <w:fldChar w:fldCharType="begin"/>
      </w:r>
      <w:r w:rsidR="0050605B">
        <w:rPr>
          <w:bCs/>
        </w:rPr>
        <w:instrText xml:space="preserve"> ADDIN ZOTERO_ITEM CSL_CITATION {"citationID":"RjBUdOEu","properties":{"formattedCitation":"(Mars and Medak 2015)","plainCitation":"(Mars and Medak 2015)","noteIndex":0},"citationItems":[{"id":218,"uris":["http://zotero.org/users/5580658/items/5A5UPDJP"],"uri":["http://zotero.org/users/5580658/items/5A5UPDJP"],"itemData":{"id":218,"type":"article","title":"The System of a Takedown - Control and De-commodification in the Circuits of Academic Publishing","author":[{"family":"Mars","given":"Marcell"},{"family":"Medak","given":"Tomislav"}],"issued":{"date-parts":[["2015"]]}}}],"schema":"https://github.com/citation-style-language/schema/raw/master/csl-citation.json"} </w:instrText>
      </w:r>
      <w:r w:rsidR="00BB7732">
        <w:rPr>
          <w:bCs/>
        </w:rPr>
        <w:fldChar w:fldCharType="separate"/>
      </w:r>
      <w:r w:rsidR="00BB7732" w:rsidRPr="00BB7732">
        <w:rPr>
          <w:rFonts w:ascii="Calibri" w:hAnsi="Calibri" w:cs="Calibri"/>
        </w:rPr>
        <w:t>(Mars and Medak 2015)</w:t>
      </w:r>
      <w:r w:rsidR="00BB7732">
        <w:rPr>
          <w:bCs/>
        </w:rPr>
        <w:fldChar w:fldCharType="end"/>
      </w:r>
      <w:r w:rsidR="00AB5F99">
        <w:rPr>
          <w:bCs/>
        </w:rPr>
        <w:t xml:space="preserve">. </w:t>
      </w:r>
      <w:r w:rsidR="00F00F63">
        <w:rPr>
          <w:bCs/>
        </w:rPr>
        <w:t>Si</w:t>
      </w:r>
      <w:r w:rsidR="00AB5F99">
        <w:rPr>
          <w:bCs/>
        </w:rPr>
        <w:t>nce shadow libraries are the products of the cooperation of scholars themselves</w:t>
      </w:r>
      <w:r w:rsidR="005B7E52">
        <w:rPr>
          <w:bCs/>
        </w:rPr>
        <w:t xml:space="preserve">, who contribute texts, and other </w:t>
      </w:r>
      <w:r w:rsidR="00F00F63">
        <w:rPr>
          <w:bCs/>
        </w:rPr>
        <w:t>resources (such as donations, volunteer work, etc</w:t>
      </w:r>
      <w:r w:rsidR="00BC09B3">
        <w:rPr>
          <w:bCs/>
        </w:rPr>
        <w:t>.</w:t>
      </w:r>
      <w:r w:rsidR="00F00F63">
        <w:rPr>
          <w:bCs/>
        </w:rPr>
        <w:t xml:space="preserve">), shadow libraries </w:t>
      </w:r>
      <w:r w:rsidR="0025277D">
        <w:rPr>
          <w:bCs/>
        </w:rPr>
        <w:t>represent a ‘</w:t>
      </w:r>
      <w:r w:rsidR="00DC25D8">
        <w:rPr>
          <w:bCs/>
        </w:rPr>
        <w:t xml:space="preserve">bottom-up’ </w:t>
      </w:r>
      <w:r w:rsidR="0025277D">
        <w:rPr>
          <w:bCs/>
        </w:rPr>
        <w:t xml:space="preserve">approach to </w:t>
      </w:r>
      <w:r w:rsidR="00DC25D8">
        <w:rPr>
          <w:bCs/>
        </w:rPr>
        <w:t xml:space="preserve">open access, a </w:t>
      </w:r>
      <w:r w:rsidR="00865774">
        <w:rPr>
          <w:bCs/>
        </w:rPr>
        <w:t xml:space="preserve">physical approximation of the </w:t>
      </w:r>
      <w:r w:rsidR="00DC25D8">
        <w:rPr>
          <w:bCs/>
        </w:rPr>
        <w:t xml:space="preserve">platonic ideal </w:t>
      </w:r>
      <w:r w:rsidR="00865774">
        <w:rPr>
          <w:bCs/>
        </w:rPr>
        <w:t xml:space="preserve">of knowledge sharing in academia, </w:t>
      </w:r>
      <w:r w:rsidR="00DC25D8">
        <w:rPr>
          <w:bCs/>
        </w:rPr>
        <w:t xml:space="preserve">that would exists if there were no legal, economic, or institutional barriers to </w:t>
      </w:r>
      <w:r w:rsidR="00865774">
        <w:rPr>
          <w:bCs/>
        </w:rPr>
        <w:t>the circulation of scholarly knowledge</w:t>
      </w:r>
      <w:r w:rsidR="00DC25D8">
        <w:rPr>
          <w:bCs/>
        </w:rPr>
        <w:t>.</w:t>
      </w:r>
    </w:p>
    <w:p w14:paraId="2BDC5A34" w14:textId="796B6DAB" w:rsidR="00DB2D7F" w:rsidRDefault="00DB2D7F" w:rsidP="00E433F7">
      <w:pPr>
        <w:jc w:val="both"/>
        <w:rPr>
          <w:bCs/>
        </w:rPr>
      </w:pPr>
      <w:r>
        <w:rPr>
          <w:bCs/>
        </w:rPr>
        <w:t xml:space="preserve">The problematic nature of the current economic organization of scholarly publishing has long been acknowledged </w:t>
      </w:r>
      <w:r>
        <w:rPr>
          <w:bCs/>
        </w:rPr>
        <w:fldChar w:fldCharType="begin"/>
      </w:r>
      <w:r w:rsidR="0050605B">
        <w:rPr>
          <w:bCs/>
        </w:rPr>
        <w:instrText xml:space="preserve"> ADDIN ZOTERO_ITEM CSL_CITATION {"citationID":"uYbhguwK","properties":{"formattedCitation":"(Swartz 2008; Suber 2013; Armstrong et al. 2010; Bruijns et al. 2017; Davis and Walters 2011; Holdren 2013; Krikorian and Kapczynski 2010)","plainCitation":"(Swartz 2008; Suber 2013; Armstrong et al. 2010; Bruijns et al. 2017; Davis and Walters 2011; Holdren 2013; Krikorian and Kapczynski 2010)","noteIndex":0},"citationItems":[{"id":2085,"uris":["http://zotero.org/users/5580658/items/FI34238J"],"uri":["http://zotero.org/users/5580658/items/FI34238J"],"itemData":{"id":2085,"type":"webpage","container-title":"Aaron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id":1869,"uris":["http://zotero.org/users/5580658/items/DHB9RYLT"],"uri":["http://zotero.org/users/5580658/items/DHB9RYLT"],"itemData":{"id":1869,"type":"book","event-place":"Cambridge, MA","ISBN":"978-0-262-51763-8","note":"DOI: 10.1109/ACCESS.2012.2226094\nISSN: 2169-3536","publisher":"The MIT Press","publisher-place":"Cambridge, MA","title":"Open Access","volume":"1","author":[{"family":"Suber","given":"Peter"}],"issued":{"date-parts":[["2013",12]]}}},{"id":1583,"uris":["http://zotero.org/users/5580658/items/I7C3YBMT"],"uri":["http://zotero.org/users/5580658/items/I7C3YBMT"],"itemData":{"id":1583,"type":"book","note":"Citation Key: armstrong2010access","publisher":"Uct Pubns","title":"Access to knowledge in Africa: The role of copyright","URL":"http://books.google.com/books?hl=en&amp;amp;lr=&amp;amp;id=mzoPtBoQkEcC&amp;amp;oi=fnd&amp;amp;pg=PR5&amp;amp;dq=vera+franz+a2k+mit&amp;amp;ots=EFQceWqCSH&amp;amp;sig=Jirm604ts2dxnSNGpc83_A7AiZg","author":[{"family":"Armstrong","given":"C."},{"family":"De Beer","given":"J."},{"family":"Kawooya","given":"D."},{"family":"Prabhala","given":"A."},{"family":"Schonwetter","given":"T."}],"accessed":{"date-parts":[["2012",2,7]]},"issued":{"date-parts":[["2010"]]}}},{"id":2705,"uris":["http://zotero.org/users/5580658/items/5V7LIPMY"],"uri":["http://zotero.org/users/5580658/items/5V7LIPMY"],"itemData":{"id":2705,"type":"article-journal","abstract":"INTRODUCTION: Based on relative population size and burden of disease, emergency care publication outputs from low- and middle-income regions are disproportionately lower than those of high-income regions. Ironically, outputs from regions with higher publication rates are often less relevant in the African context. As a result, the dissemination of and access to local research is essential to local researchers, but the cost of this access (actual and cost-wise) remains unknown. The aim of this study was to describe access to African emergency care publications in terms of publisher-based access (open access or subscription) and alternate access (self-archived or author provided), as well as the cost of access. METHODS: We conducted a retrospective, cross-sectional study using all emergency medicine publications included in Scopus between 2011 and 2015. A sequential search strategy described access to each article, and we calculated mean article charges against the purchasing power parity index (used to describe out-of-pocket expense). RESULTS: We included 666 publications from 49 journals, of which 395 (59.3%) were open access. For subscription-based articles, 106 (39.1%) were self-archived, 60 (22.1%) were author-provided, and 105 (38.8%) were inaccessible. Mean article access cost was $36.44, and mean processing charge was $2,319.34. Using the purchasing power parity index it was calculated that equivalent out-of-pocket expenditure for South African, Ghanaian and Tanzanian authors would respectively be $15.77, $10.44 and $13.04 for access, and $1,004.02, $664.36 and $830.27 for processing. Based on this, the corrected cost of a single-unit article access or process charge for South African, Ghanaian and Tanzanian authors, respectively, was 2.3, 3.5 and 2.8 times higher than the standard rate. CONCLUSION: One in six African emergency care publications are inaccessible outside institutional library subscriptions; additionally, the cost of access to publications in low- and middle-income countries appears prohibitive. Publishers should strongly consider revising pricing for more equitable access for researchers from low- and middle-income countries.","container-title":"Western Journal of Emergency Medicine","DOI":"10.5811/westjem.2017.8.34930","ISSN":"1936-900X","issue":"6","note":"publisher: Department of Emergency Medicine, University of California, Irvine School of Medicine\nCitation Key: Bruijns2017","page":"1018-1024","title":"Poor Access for African Researchers to African Emergency Care Publications: A Cross-sectional Study","volume":"18","author":[{"family":"Bruijns","given":"Stevan R"},{"family":"Maesela","given":"Mmapeladi"},{"family":"Sinha","given":"Suniti"},{"family":"Banner","given":"Megan"}],"issued":{"date-parts":[["2017",10,11]]}}},{"id":2713,"uris":["http://zotero.org/users/5580658/items/TNRRWDXQ"],"uri":["http://zotero.org/users/5580658/items/TNRRWDXQ"],"itemData":{"id":2713,"type":"article-journal","container-title":"Journal of the Medical Library Association: JMLA","issue":"3","note":"publisher: Medical Library Association\nCitation Key: Davis2011","page":"208","title":"The impact of free access to the scientific literature: a review of recent research","volume":"99","author":[{"family":"Davis","given":"Philip M"},{"family":"Walters","given":"William H"}],"issued":{"date-parts":[["2011"]]}}},{"id":576,"uris":["http://zotero.org/users/5580658/items/5BH2S5IU"],"uri":["http://zotero.org/users/5580658/items/5BH2S5IU"],"itemData":{"id":576,"type":"article","note":"publisher-place: Washington D. C.","publisher":"Office of Science and Technology Policy, The White House","title":"Increasing Access to the Results of Federally Funded Scientific Research","author":[{"family":"Holdren","given":"John P."}],"issued":{"date-parts":[["2013"]]}}},{"id":727,"uris":["http://zotero.org/users/5580658/items/RCJMGAAM"],"uri":["http://zotero.org/users/5580658/items/RCJMGAAM"],"itemData":{"id":727,"type":"book","note":"Citation Key: Kirkorian2010","publisher":"Zone Books","title":"Access to knowledge in the age of intellectual property","editor":[{"family":"Krikorian","given":"Gaëlle"},{"family":"Kapczynski","given":"Amy"}],"accessed":{"date-parts":[["2012",2,7]]},"issued":{"date-parts":[["2010"]]}}}],"schema":"https://github.com/citation-style-language/schema/raw/master/csl-citation.json"} </w:instrText>
      </w:r>
      <w:r>
        <w:rPr>
          <w:bCs/>
        </w:rPr>
        <w:fldChar w:fldCharType="separate"/>
      </w:r>
      <w:r w:rsidR="003673D7" w:rsidRPr="003673D7">
        <w:rPr>
          <w:rFonts w:ascii="Calibri" w:hAnsi="Calibri" w:cs="Calibri"/>
        </w:rPr>
        <w:t>(Swartz 2008; Suber 2013; Armstrong et al. 2010; Bruijns et al. 2017; Davis and Walters 2011; Holdren 2013; Krikorian and Kapczynski 2010)</w:t>
      </w:r>
      <w:r>
        <w:rPr>
          <w:bCs/>
        </w:rPr>
        <w:fldChar w:fldCharType="end"/>
      </w:r>
      <w:r>
        <w:rPr>
          <w:bCs/>
        </w:rPr>
        <w:t>.</w:t>
      </w:r>
      <w:r w:rsidR="00BA024C">
        <w:rPr>
          <w:bCs/>
        </w:rPr>
        <w:t xml:space="preserve"> The traditional model of academic publishing relies on access control, </w:t>
      </w:r>
      <w:r w:rsidR="000217AB">
        <w:rPr>
          <w:bCs/>
        </w:rPr>
        <w:t>where publishers sell steeply priced subscriptions to journals, books to libraries, and textbooks to students. Its alt</w:t>
      </w:r>
      <w:r w:rsidR="008E59F1">
        <w:rPr>
          <w:bCs/>
        </w:rPr>
        <w:t>ernative, o</w:t>
      </w:r>
      <w:r w:rsidR="000217AB">
        <w:rPr>
          <w:bCs/>
        </w:rPr>
        <w:t xml:space="preserve">pen access publishing shifts the costs from readers to authors </w:t>
      </w:r>
      <w:r w:rsidR="00B43BDF">
        <w:rPr>
          <w:bCs/>
        </w:rPr>
        <w:t xml:space="preserve">by </w:t>
      </w:r>
      <w:r w:rsidR="000217AB">
        <w:rPr>
          <w:bCs/>
        </w:rPr>
        <w:t>charging article processing prices for authors in exchange for free open access of the published articles.</w:t>
      </w:r>
      <w:r w:rsidR="008E59F1">
        <w:rPr>
          <w:rStyle w:val="FootnoteReference"/>
          <w:bCs/>
        </w:rPr>
        <w:footnoteReference w:id="4"/>
      </w:r>
      <w:r w:rsidR="000217AB">
        <w:rPr>
          <w:bCs/>
        </w:rPr>
        <w:t xml:space="preserve"> </w:t>
      </w:r>
      <w:r w:rsidR="003E2B94">
        <w:rPr>
          <w:bCs/>
        </w:rPr>
        <w:t>Both of these business models are exclusionary in one form or another</w:t>
      </w:r>
      <w:r w:rsidR="008A09E4">
        <w:rPr>
          <w:bCs/>
        </w:rPr>
        <w:t>. Access control regimes hit the least re</w:t>
      </w:r>
      <w:r w:rsidR="002306F9">
        <w:rPr>
          <w:bCs/>
        </w:rPr>
        <w:t>sourceful institutions first, b</w:t>
      </w:r>
      <w:r w:rsidR="008A09E4">
        <w:rPr>
          <w:bCs/>
        </w:rPr>
        <w:t xml:space="preserve">ut in recent years even the most well-endowed US Ivy league universities warned about the financial unsustainability of subscription fees </w:t>
      </w:r>
      <w:r w:rsidR="004449FE">
        <w:rPr>
          <w:bCs/>
        </w:rPr>
        <w:fldChar w:fldCharType="begin"/>
      </w:r>
      <w:r w:rsidR="0050605B">
        <w:rPr>
          <w:bCs/>
        </w:rPr>
        <w:instrText xml:space="preserve"> ADDIN ZOTERO_ITEM CSL_CITATION {"citationID":"GhqnOk1U","properties":{"formattedCitation":"(Faculty Advisory Council 2012)","plainCitation":"(Faculty Advisory Council 2012)","noteIndex":0},"citationItems":[{"id":2150,"uris":["http://zotero.org/users/5580658/items/YM9ZNNKH"],"uri":["http://zotero.org/users/5580658/items/YM9ZNNKH"],"itemData":{"id":2150,"type":"article","note":"publisher-place: Cambridge, MA","publisher":"Harvard University Library","title":"Faculty Advisory Council Memorandum on Journal Pricing","URL":"http://isites.harvard.edu/icb/icb.do?keyword=k77982&amp;tabgroupid=icb.tabgroup143448","author":[{"literal":"Faculty Advisory Council"}],"issued":{"date-parts":[["2012"]]}}}],"schema":"https://github.com/citation-style-language/schema/raw/master/csl-citation.json"} </w:instrText>
      </w:r>
      <w:r w:rsidR="004449FE">
        <w:rPr>
          <w:bCs/>
        </w:rPr>
        <w:fldChar w:fldCharType="separate"/>
      </w:r>
      <w:r w:rsidR="004449FE" w:rsidRPr="004449FE">
        <w:rPr>
          <w:rFonts w:ascii="Calibri" w:hAnsi="Calibri" w:cs="Calibri"/>
        </w:rPr>
        <w:t>(Faculty Advisory Council 2012)</w:t>
      </w:r>
      <w:r w:rsidR="004449FE">
        <w:rPr>
          <w:bCs/>
        </w:rPr>
        <w:fldChar w:fldCharType="end"/>
      </w:r>
      <w:r w:rsidR="008A09E4">
        <w:rPr>
          <w:bCs/>
        </w:rPr>
        <w:t xml:space="preserve">. On the other </w:t>
      </w:r>
      <w:r w:rsidR="005C334A">
        <w:rPr>
          <w:bCs/>
        </w:rPr>
        <w:t>hand,</w:t>
      </w:r>
      <w:r w:rsidR="008A09E4">
        <w:rPr>
          <w:bCs/>
        </w:rPr>
        <w:t xml:space="preserve"> </w:t>
      </w:r>
      <w:r w:rsidR="00261F4B">
        <w:rPr>
          <w:bCs/>
        </w:rPr>
        <w:t xml:space="preserve">the article processing fees </w:t>
      </w:r>
      <w:r w:rsidR="008A09E4">
        <w:rPr>
          <w:bCs/>
        </w:rPr>
        <w:t xml:space="preserve">associated with the now standard Golden Open Access regimes </w:t>
      </w:r>
      <w:r w:rsidR="00261F4B">
        <w:rPr>
          <w:bCs/>
        </w:rPr>
        <w:t xml:space="preserve">create </w:t>
      </w:r>
      <w:r w:rsidR="00B43BDF">
        <w:rPr>
          <w:bCs/>
        </w:rPr>
        <w:t xml:space="preserve">publication </w:t>
      </w:r>
      <w:r w:rsidR="00261F4B">
        <w:rPr>
          <w:bCs/>
        </w:rPr>
        <w:t xml:space="preserve">barriers for researchers without institutional budget to cover such fees. </w:t>
      </w:r>
      <w:r w:rsidR="00483B90">
        <w:rPr>
          <w:bCs/>
        </w:rPr>
        <w:t>In recent years multiple institutional consortia and national science agencies in charge of the agreements</w:t>
      </w:r>
      <w:r w:rsidR="00D1347D">
        <w:rPr>
          <w:bCs/>
        </w:rPr>
        <w:t xml:space="preserve"> </w:t>
      </w:r>
      <w:r w:rsidR="00483B90">
        <w:rPr>
          <w:bCs/>
        </w:rPr>
        <w:t xml:space="preserve">with academic publishers let their agreements lapse in hope to reach a financially more sustainable deal. </w:t>
      </w:r>
      <w:r w:rsidR="00483B90">
        <w:rPr>
          <w:bCs/>
        </w:rPr>
        <w:fldChar w:fldCharType="begin"/>
      </w:r>
      <w:r w:rsidR="0050605B">
        <w:rPr>
          <w:bCs/>
        </w:rPr>
        <w:instrText xml:space="preserve"> ADDIN ZOTERO_ITEM CSL_CITATION {"citationID":"c4OlKv8u","properties":{"formattedCitation":"(Kwon 2018; Unit 2019; Max Planck Society 2018; Hungarian Academy of Sciences Electronic Information National Programme Service 2018; UC Office of the President 2019)","plainCitation":"(Kwon 2018; Unit 2019; Max Planck Society 2018; Hungarian Academy of Sciences Electronic Information National Programme Service 2018; UC Office of the President 2019)","noteIndex":0},"citationItems":[{"id":3151,"uris":["http://zotero.org/users/5580658/items/ZWHSGHDD"],"uri":["http://zotero.org/users/5580658/items/ZWHSGHDD"],"itemData":{"id":3151,"type":"webpage","container-title":"TheScientist","title":"Universities in Germany and Sweden Lose Access to Elsevier Journals","URL":"https://www.the-scientist.com/news-opinion/universities-in-germany-and-sweden-lose-access-to-elsevier-journals--64522","author":[{"family":"Kwon","given":"Diana"}],"issued":{"date-parts":[["2018"]]}}},{"id":2901,"uris":["http://zotero.org/users/5580658/items/9RMBC6M6"],"uri":["http://zotero.org/users/5580658/items/9RMBC6M6"],"itemData":{"id":2901,"type":"webpage","language":"nb","title":"Norske forskningsinstitusjoner har besluttet å ikke forlenge avtale med forlaget Elsevier","URL":"https://www.unit.no/aktuelt/norske-forskningsinstitusjoner-har-besluttet-ikke-forlenge-avtale-med-forlaget-elsevier","author":[{"literal":"Unit"}],"accessed":{"date-parts":[["2019",5,23]]},"issued":{"date-parts":[["2019"]]}}},{"id":2904,"uris":["http://zotero.org/users/5580658/items/LKYHP3GR"],"uri":["http://zotero.org/users/5580658/items/LKYHP3GR"],"itemData":{"id":2904,"type":"webpage","title":"Max Planck Society discontinues agreement with Elsevier; stands firm with Projekt DEAL negotiations - MPDL","URL":"https://www.mpdl.mpg.de/en/505","author":[{"literal":"Max Planck Society"}],"accessed":{"date-parts":[["2019",5,23]]},"issued":{"date-parts":[["2018"]]}}},{"id":2900,"uris":["http://zotero.org/users/5580658/items/4J587G76"],"uri":["http://zotero.org/users/5580658/items/4J587G76"],"itemData":{"id":2900,"type":"webpage","title":"EISZ - Hungarian Consortium terminates negotiations with Elsevier","URL":"http://eisz.mtak.hu/index.php/en/283-hungarian-consortium-terminates-negotiations-with-elsevier.html","author":[{"literal":"Hungarian Academy of Sciences Electronic Information National Programme Service"}],"accessed":{"date-parts":[["2019",5,23]]},"issued":{"date-parts":[["2018"]]}}},{"id":2905,"uris":["http://zotero.org/users/5580658/items/7CQQNART"],"uri":["http://zotero.org/users/5580658/items/7CQQNART"],"itemData":{"id":2905,"type":"webpage","abstract":"As a leader in the global movement toward open access to publicly funded research, the University of California is taking a firm stand by deciding not to renew its subscriptions with Elsevier. Despite months of contract negotiations, Elsevier was unwilling to meet UC’s key goal: securing universal open access to UC research while containing the rapidly escalating costs associated with for-profit journals.","container-title":"University of California","language":"en","title":"UC terminates subscriptions with world’s largest scientific publisher in push for open access to publicly funded research","URL":"https://www.universityofcalifornia.edu/press-room/uc-terminates-subscriptions-worlds-largest-scientific-publisher-push-open-access-publicly","author":[{"literal":"UC Office of the President"}],"accessed":{"date-parts":[["2019",5,23]]},"issued":{"date-parts":[["2019"]]}}}],"schema":"https://github.com/citation-style-language/schema/raw/master/csl-citation.json"} </w:instrText>
      </w:r>
      <w:r w:rsidR="00483B90">
        <w:rPr>
          <w:bCs/>
        </w:rPr>
        <w:fldChar w:fldCharType="separate"/>
      </w:r>
      <w:r w:rsidR="00FB053E" w:rsidRPr="00FB053E">
        <w:rPr>
          <w:rFonts w:ascii="Calibri" w:hAnsi="Calibri" w:cs="Calibri"/>
        </w:rPr>
        <w:t>(Kwon 2018; Unit 2019; Max Planck Society 2018; Hungarian Academy of Sciences Electronic Information National Programme Service 2018; UC Office of the President 2019)</w:t>
      </w:r>
      <w:r w:rsidR="00483B90">
        <w:rPr>
          <w:bCs/>
        </w:rPr>
        <w:fldChar w:fldCharType="end"/>
      </w:r>
    </w:p>
    <w:p w14:paraId="45D9DC97" w14:textId="7A5982A5" w:rsidR="00E11F01" w:rsidRDefault="000E3699" w:rsidP="00E433F7">
      <w:pPr>
        <w:jc w:val="both"/>
        <w:rPr>
          <w:bCs/>
        </w:rPr>
      </w:pPr>
      <w:r>
        <w:rPr>
          <w:bCs/>
        </w:rPr>
        <w:lastRenderedPageBreak/>
        <w:t xml:space="preserve">Shadow libraries such as Library Genesis </w:t>
      </w:r>
      <w:r w:rsidR="00957C4D">
        <w:rPr>
          <w:bCs/>
        </w:rPr>
        <w:t xml:space="preserve">and SciHub were created in response to </w:t>
      </w:r>
      <w:r w:rsidR="005C1006">
        <w:rPr>
          <w:bCs/>
        </w:rPr>
        <w:t xml:space="preserve">the complex institutional, political, financial, economic conditions that limited access to knowledge at the geographic, and institutional peripheries of academia </w:t>
      </w:r>
      <w:r w:rsidR="00796F8D">
        <w:rPr>
          <w:bCs/>
        </w:rPr>
        <w:fldChar w:fldCharType="begin"/>
      </w:r>
      <w:r w:rsidR="0050605B">
        <w:rPr>
          <w:bCs/>
        </w:rPr>
        <w:instrText xml:space="preserve"> ADDIN ZOTERO_ITEM CSL_CITATION {"citationID":"HxTj3WVO","properties":{"formattedCitation":"(Bod\\uc0\\u243{} 2018b; Swartz 2008; Bod\\uc0\\u243{} 2016)","plainCitation":"(Bodó 2018b; Swartz 2008; Bodó 2016)","noteIndex":0},"citationItems":[{"id":1934,"uris":["http://zotero.org/users/5580658/items/BZDL99DP"],"uri":["http://zotero.org/users/5580658/items/BZDL99DP"],"itemData":{"id":1934,"type":"chapter","container-title":"Shadow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id":3148,"uris":["http://zotero.org/users/5580658/items/9TMB2XWG"],"uri":["http://zotero.org/users/5580658/items/9TMB2XWG"],"itemData":{"id":3148,"type":"article-journal","container-title":"SSRN Electronic Journal","DOI":"10.2139/ssrn.2816925","ISSN":"1556-5068","note":"publisher-place: Glasgow, UK","title":"Pirates in the Library An Inquiry into the Guerilla Open Access Movement","URL":"https://www.ssrn.com/abstract=2816925","author":[{"family":"Bodó","given":"Balázs"}],"issued":{"date-parts":[["2016"]]}}}],"schema":"https://github.com/citation-style-language/schema/raw/master/csl-citation.json"} </w:instrText>
      </w:r>
      <w:r w:rsidR="00796F8D">
        <w:rPr>
          <w:bCs/>
        </w:rPr>
        <w:fldChar w:fldCharType="separate"/>
      </w:r>
      <w:r w:rsidR="00796F8D" w:rsidRPr="00796F8D">
        <w:rPr>
          <w:rFonts w:ascii="Calibri" w:hAnsi="Calibri" w:cs="Calibri"/>
          <w:szCs w:val="24"/>
        </w:rPr>
        <w:t>(Bodó 2018b; Swartz 2008; Bodó 2016)</w:t>
      </w:r>
      <w:r w:rsidR="00796F8D">
        <w:rPr>
          <w:bCs/>
        </w:rPr>
        <w:fldChar w:fldCharType="end"/>
      </w:r>
      <w:r w:rsidR="001139A8">
        <w:rPr>
          <w:bCs/>
        </w:rPr>
        <w:t xml:space="preserve">. </w:t>
      </w:r>
      <w:r w:rsidR="00315743">
        <w:rPr>
          <w:bCs/>
        </w:rPr>
        <w:t xml:space="preserve">However, since these services are now deeply embedded in the current system of circulation of scholarly knowledge </w:t>
      </w:r>
      <w:r w:rsidR="00315743">
        <w:rPr>
          <w:bCs/>
        </w:rPr>
        <w:fldChar w:fldCharType="begin"/>
      </w:r>
      <w:r w:rsidR="0050605B">
        <w:rPr>
          <w:bCs/>
        </w:rPr>
        <w:instrText xml:space="preserve"> ADDIN ZOTERO_ITEM CSL_CITATION {"citationID":"GmhirmMc","properties":{"formattedCitation":"(Himmelstein et al. 2018; Bohannon 2016)","plainCitation":"(Himmelstein et al. 2018; Bohannon 2016)","noteIndex":0},"citationItems":[{"id":2910,"uris":["http://zotero.org/users/5580658/items/FWDMFR3X"],"uri":["http://zotero.org/users/5580658/items/FWDMFR3X"],"itemData":{"id":2910,"type":"article-journal","abstract":"The website Sci-Hub enables users to download PDF versions of scholarly articles, including many articles that are paywalled at their journal’s site. Sci-Hub has grown rapidly since its creation in 2011, but the extent of its coverage has been ...","container-title":"eLife","DOI":"10.7554/eLife.32822","ISSN":"2050-084X","journalAbbreviation":"Elife","language":"eng","note":"PMID: 29424689","source":"europepmc.org","title":"Sci-Hub provides access to nearly all scholarly literature.","URL":"https://europepmc.org/articles/PMC5832410/","volume":"7","author":[{"family":"Himmelstein","given":"D. S."},{"family":"Romero","given":"A. R."},{"family":"Levernier","given":"J. G."},{"family":"Munro","given":"T. A."},{"family":"McLaughlin","given":"S. R."},{"family":"Greshake","given":"B. Tzovaras"},{"family":"Greene","given":"C. S."}],"accessed":{"date-parts":[["2019",5,23]]},"issued":{"date-parts":[["2018"]]}}},{"id":2642,"uris":["http://zotero.org/users/5580658/items/M7LK37FA"],"uri":["http://zotero.org/users/5580658/items/M7LK37FA"],"itemData":{"id":2642,"type":"article-magazine","container-title":"Science","note":"Citation Key: Bohannon2016","title":"Who's downloading pirated papers? Everyone","URL":"http://www.sciencemag.org/news/2016/04/whos-downloading-pirated-papers-everyone","author":[{"family":"Bohannon","given":"John"}],"accessed":{"date-parts":[["2016",6,5]]},"issued":{"date-parts":[["2016"]]}}}],"schema":"https://github.com/citation-style-language/schema/raw/master/csl-citation.json"} </w:instrText>
      </w:r>
      <w:r w:rsidR="00315743">
        <w:rPr>
          <w:bCs/>
        </w:rPr>
        <w:fldChar w:fldCharType="separate"/>
      </w:r>
      <w:r w:rsidR="00315743" w:rsidRPr="00315743">
        <w:rPr>
          <w:rFonts w:ascii="Calibri" w:hAnsi="Calibri" w:cs="Calibri"/>
        </w:rPr>
        <w:t>(Himmelstein et al. 2018; Bohannon 2016)</w:t>
      </w:r>
      <w:r w:rsidR="00315743">
        <w:rPr>
          <w:bCs/>
        </w:rPr>
        <w:fldChar w:fldCharType="end"/>
      </w:r>
      <w:r w:rsidR="007438ED">
        <w:rPr>
          <w:bCs/>
        </w:rPr>
        <w:t>, their current use is probably more complex than simply serving disadvantaged scholars, low income</w:t>
      </w:r>
      <w:r w:rsidR="00514B57">
        <w:rPr>
          <w:bCs/>
        </w:rPr>
        <w:t xml:space="preserve"> countries, or underfinanced institutions. </w:t>
      </w:r>
    </w:p>
    <w:p w14:paraId="51F05E9A" w14:textId="2C483C2B" w:rsidR="00E11F01" w:rsidRPr="00EE46DB" w:rsidRDefault="00E11F01" w:rsidP="00E433F7">
      <w:pPr>
        <w:jc w:val="both"/>
        <w:rPr>
          <w:bCs/>
        </w:rPr>
      </w:pPr>
      <w:r>
        <w:rPr>
          <w:bCs/>
        </w:rPr>
        <w:t>There are very few empirical studies on the extent and potential impact of book piracy in general, and scholarly piracy in particular.</w:t>
      </w:r>
      <w:r w:rsidR="003563E6">
        <w:rPr>
          <w:bCs/>
        </w:rPr>
        <w:t xml:space="preserve"> </w:t>
      </w:r>
      <w:r w:rsidRPr="00EE46DB">
        <w:rPr>
          <w:bCs/>
        </w:rPr>
        <w:t>There are many possible explanations why online book piracy was rarely in the headlines: e-book markets and audiences are still relatively small compared to print; electronic reading device penetration is much lower than music players and the likes; and print is probably still a preferred format for many. Yet, while e-book piracy is definitely present (as noted by USTR 301 reports, and various surveys), its volume and economic value is perceived to low, especially compared to the losses suffered by the music and audiovisual sectors</w:t>
      </w:r>
      <w:r w:rsidR="001E124E">
        <w:rPr>
          <w:bCs/>
        </w:rPr>
        <w:t xml:space="preserve"> </w:t>
      </w:r>
      <w:r w:rsidR="006A05BE">
        <w:rPr>
          <w:bCs/>
        </w:rPr>
        <w:fldChar w:fldCharType="begin"/>
      </w:r>
      <w:r w:rsidR="0050605B">
        <w:rPr>
          <w:bCs/>
        </w:rPr>
        <w:instrText xml:space="preserve"> ADDIN ZOTERO_ITEM CSL_CITATION {"citationID":"5I7RTRUP","properties":{"formattedCitation":"(Poort et al. 2018)","plainCitation":"(Poort et al. 2018)","noteIndex":0},"citationItems":[{"id":2897,"uris":["http://zotero.org/users/5580658/items/HLYF7S62"],"uri":["http://zotero.org/users/5580658/items/HLYF7S62"],"itemData":{"id":2897,"type":"report","event-place":"Amsterdam","publisher":"Institute for Information Law, University of Amsterdam","publisher-place":"Amsterdam","title":"Global Online Piracy Study","author":[{"family":"Poort","given":"Joost"},{"family":"Quintais","given":"João"},{"family":"Ende","given":"Martin A.","non-dropping-particle":"van der"},{"family":"Yagafarova","given":"Anastasia"},{"family":"Hageraats","given":"Mathijs"}],"issued":{"date-parts":[["2018"]]}}}],"schema":"https://github.com/citation-style-language/schema/raw/master/csl-citation.json"} </w:instrText>
      </w:r>
      <w:r w:rsidR="006A05BE">
        <w:rPr>
          <w:bCs/>
        </w:rPr>
        <w:fldChar w:fldCharType="separate"/>
      </w:r>
      <w:r w:rsidR="006A05BE" w:rsidRPr="006A05BE">
        <w:rPr>
          <w:rFonts w:ascii="Calibri" w:hAnsi="Calibri" w:cs="Calibri"/>
        </w:rPr>
        <w:t>(Poort et al. 2018)</w:t>
      </w:r>
      <w:r w:rsidR="006A05BE">
        <w:rPr>
          <w:bCs/>
        </w:rPr>
        <w:fldChar w:fldCharType="end"/>
      </w:r>
      <w:r w:rsidRPr="00EE46DB">
        <w:rPr>
          <w:bCs/>
        </w:rPr>
        <w:t xml:space="preserve">. E-book black markets failed to develop their own Napster service, and book piracy sites remained local, fragmented and marginal. As a result, it remained to be hard to study the supply and demand through these illicit services. The </w:t>
      </w:r>
      <w:r w:rsidR="003E6449">
        <w:rPr>
          <w:bCs/>
        </w:rPr>
        <w:t xml:space="preserve">few existing </w:t>
      </w:r>
      <w:r w:rsidRPr="00EE46DB">
        <w:rPr>
          <w:bCs/>
        </w:rPr>
        <w:t xml:space="preserve">studies in the general e-book piracy space, such as </w:t>
      </w:r>
      <w:r w:rsidR="003E6449">
        <w:rPr>
          <w:bCs/>
        </w:rPr>
        <w:fldChar w:fldCharType="begin"/>
      </w:r>
      <w:r w:rsidR="0050605B">
        <w:rPr>
          <w:bCs/>
        </w:rPr>
        <w:instrText xml:space="preserve"> ADDIN ZOTERO_ITEM CSL_CITATION {"citationID":"eNFIEVG3","properties":{"formattedCitation":"(Camarero, Ant\\uc0\\u243{}n, and Rodr\\uc0\\u237{}guez 2014)","plainCitation":"(Camarero, Antón, and Rodríguez 2014)","noteIndex":0},"citationItems":[{"id":2719,"uris":["http://zotero.org/users/5580658/items/URACMVEW"],"uri":["http://zotero.org/users/5580658/items/URACMVEW"],"itemData":{"id":2719,"type":"article-journal","container-title":"The Electronic Library","ISSN":"0264-0473","issue":"4","note":"publisher: Emerald Group Publishing Limited\nCitation Key: Camarero2014","page":"542-566","title":"Technological and ethical antecedents of e-book piracy and price acceptance: Evidence from the Spanish case","volume":"32","author":[{"family":"Camarero","given":"Carmen"},{"family":"Antón","given":"Carmen"},{"family":"Rodríguez","given":"Javier"}],"issued":{"date-parts":[["2014"]]}}}],"schema":"https://github.com/citation-style-language/schema/raw/master/csl-citation.json"} </w:instrText>
      </w:r>
      <w:r w:rsidR="003E6449">
        <w:rPr>
          <w:bCs/>
        </w:rPr>
        <w:fldChar w:fldCharType="separate"/>
      </w:r>
      <w:r w:rsidR="003E6449" w:rsidRPr="003E6449">
        <w:rPr>
          <w:rFonts w:ascii="Calibri" w:hAnsi="Calibri" w:cs="Calibri"/>
          <w:szCs w:val="24"/>
        </w:rPr>
        <w:t>(Camarero, Antón, and Rodríguez 2014)</w:t>
      </w:r>
      <w:r w:rsidR="003E6449">
        <w:rPr>
          <w:bCs/>
        </w:rPr>
        <w:fldChar w:fldCharType="end"/>
      </w:r>
      <w:r w:rsidRPr="00EE46DB">
        <w:rPr>
          <w:bCs/>
        </w:rPr>
        <w:t xml:space="preserve"> and </w:t>
      </w:r>
      <w:r w:rsidR="003E6449">
        <w:rPr>
          <w:bCs/>
        </w:rPr>
        <w:fldChar w:fldCharType="begin"/>
      </w:r>
      <w:r w:rsidR="0050605B">
        <w:rPr>
          <w:bCs/>
        </w:rPr>
        <w:instrText xml:space="preserve"> ADDIN ZOTERO_ITEM CSL_CITATION {"citationID":"3L7v6SHc","properties":{"formattedCitation":"(Reimers 2014)","plainCitation":"(Reimers 2014)","noteIndex":0},"citationItems":[{"id":2022,"uris":["http://zotero.org/users/5580658/items/Q2UC4N8J"],"uri":["http://zotero.org/users/5580658/items/Q2UC4N8J"],"itemData":{"id":2022,"type":"report","note":"Citation Key: Reimers2014","publisher":"NBER","title":"The Effect of Piracy Protection in Book Publishing","author":[{"family":"Reimers","given":"Imke"}],"issued":{"date-parts":[["2014"]]}}}],"schema":"https://github.com/citation-style-language/schema/raw/master/csl-citation.json"} </w:instrText>
      </w:r>
      <w:r w:rsidR="003E6449">
        <w:rPr>
          <w:bCs/>
        </w:rPr>
        <w:fldChar w:fldCharType="separate"/>
      </w:r>
      <w:r w:rsidR="003E6449" w:rsidRPr="003E6449">
        <w:rPr>
          <w:rFonts w:ascii="Calibri" w:hAnsi="Calibri" w:cs="Calibri"/>
        </w:rPr>
        <w:t>(Reimers 2014)</w:t>
      </w:r>
      <w:r w:rsidR="003E6449">
        <w:rPr>
          <w:bCs/>
        </w:rPr>
        <w:fldChar w:fldCharType="end"/>
      </w:r>
      <w:r w:rsidR="003E6449">
        <w:rPr>
          <w:bCs/>
        </w:rPr>
        <w:t xml:space="preserve"> </w:t>
      </w:r>
      <w:r w:rsidRPr="00EE46DB">
        <w:rPr>
          <w:bCs/>
        </w:rPr>
        <w:t xml:space="preserve">echo findings of studies on music and audiovisual piracy: displacement effects are detrimental mostly for best sellers, long tail content enjoys discovery effect, </w:t>
      </w:r>
      <w:r w:rsidR="003E6449">
        <w:rPr>
          <w:bCs/>
        </w:rPr>
        <w:t xml:space="preserve">and </w:t>
      </w:r>
      <w:r w:rsidRPr="00EE46DB">
        <w:rPr>
          <w:bCs/>
        </w:rPr>
        <w:t>individual propensity to pirate depends upon individual norms and attitudes, peer pressure, price sensitivity and technical expertise. In general, however, only a very small segment of the population is involved in e-book piracy.</w:t>
      </w:r>
    </w:p>
    <w:p w14:paraId="0D6A1A4E" w14:textId="3E5378CD" w:rsidR="0013515C" w:rsidRDefault="006C5001" w:rsidP="00E433F7">
      <w:pPr>
        <w:jc w:val="both"/>
        <w:rPr>
          <w:bCs/>
        </w:rPr>
      </w:pPr>
      <w:r>
        <w:rPr>
          <w:bCs/>
        </w:rPr>
        <w:t>The high profile investigation against, and the related suicide of  Aaron Swartz</w:t>
      </w:r>
      <w:r w:rsidR="00211798">
        <w:rPr>
          <w:bCs/>
        </w:rPr>
        <w:t>, the author of the Gue</w:t>
      </w:r>
      <w:r>
        <w:rPr>
          <w:bCs/>
        </w:rPr>
        <w:t xml:space="preserve">rilla </w:t>
      </w:r>
      <w:r w:rsidR="00211798">
        <w:rPr>
          <w:bCs/>
        </w:rPr>
        <w:t>O</w:t>
      </w:r>
      <w:r>
        <w:rPr>
          <w:bCs/>
        </w:rPr>
        <w:t xml:space="preserve">pen </w:t>
      </w:r>
      <w:r w:rsidR="00211798">
        <w:rPr>
          <w:bCs/>
        </w:rPr>
        <w:t>A</w:t>
      </w:r>
      <w:r>
        <w:rPr>
          <w:bCs/>
        </w:rPr>
        <w:t xml:space="preserve">ccess </w:t>
      </w:r>
      <w:r w:rsidR="00211798">
        <w:rPr>
          <w:bCs/>
        </w:rPr>
        <w:t>M</w:t>
      </w:r>
      <w:r>
        <w:rPr>
          <w:bCs/>
        </w:rPr>
        <w:t>anifesto</w:t>
      </w:r>
      <w:r w:rsidR="00211798">
        <w:rPr>
          <w:bCs/>
        </w:rPr>
        <w:t xml:space="preserve"> </w:t>
      </w:r>
      <w:r w:rsidR="00211798">
        <w:rPr>
          <w:bCs/>
        </w:rPr>
        <w:fldChar w:fldCharType="begin"/>
      </w:r>
      <w:r w:rsidR="0050605B">
        <w:rPr>
          <w:bCs/>
        </w:rPr>
        <w:instrText xml:space="preserve"> ADDIN ZOTERO_ITEM CSL_CITATION {"citationID":"YRSyHN5t","properties":{"formattedCitation":"(Swartz 2008)","plainCitation":"(Swartz 2008)","noteIndex":0},"citationItems":[{"id":2085,"uris":["http://zotero.org/users/5580658/items/FI34238J"],"uri":["http://zotero.org/users/5580658/items/FI34238J"],"itemData":{"id":2085,"type":"webpage","container-title":"Aaron Swartz","note":"Citation Key: Swartz2008","title":"Guerilla Open Access Manifesto","URL":"https://archive.org/stream/GuerillaOpenAccessManifesto/Goamjuly2008_djvu.txt","author":[{"family":"Swartz","given":"Aaron"}],"issued":{"date-parts":[["2008"]]}}}],"schema":"https://github.com/citation-style-language/schema/raw/master/csl-citation.json"} </w:instrText>
      </w:r>
      <w:r w:rsidR="00211798">
        <w:rPr>
          <w:bCs/>
        </w:rPr>
        <w:fldChar w:fldCharType="separate"/>
      </w:r>
      <w:r w:rsidR="00211798" w:rsidRPr="00211798">
        <w:rPr>
          <w:rFonts w:ascii="Calibri" w:hAnsi="Calibri" w:cs="Calibri"/>
        </w:rPr>
        <w:t>(Swartz 2008)</w:t>
      </w:r>
      <w:r w:rsidR="00211798">
        <w:rPr>
          <w:bCs/>
        </w:rPr>
        <w:fldChar w:fldCharType="end"/>
      </w:r>
      <w:r>
        <w:rPr>
          <w:bCs/>
        </w:rPr>
        <w:t>, and the open rebellion</w:t>
      </w:r>
      <w:r w:rsidR="00211798">
        <w:rPr>
          <w:bCs/>
        </w:rPr>
        <w:t xml:space="preserve"> of Alexandra </w:t>
      </w:r>
      <w:proofErr w:type="spellStart"/>
      <w:r w:rsidR="00211798">
        <w:rPr>
          <w:bCs/>
        </w:rPr>
        <w:t>Elbakyan</w:t>
      </w:r>
      <w:proofErr w:type="spellEnd"/>
      <w:r w:rsidR="00211798">
        <w:rPr>
          <w:bCs/>
        </w:rPr>
        <w:t xml:space="preserve"> </w:t>
      </w:r>
      <w:r w:rsidR="00211798">
        <w:rPr>
          <w:bCs/>
        </w:rPr>
        <w:fldChar w:fldCharType="begin"/>
      </w:r>
      <w:r w:rsidR="0050605B">
        <w:rPr>
          <w:bCs/>
        </w:rPr>
        <w:instrText xml:space="preserve"> ADDIN ZOTERO_ITEM CSL_CITATION {"citationID":"tQmQvPOL","properties":{"formattedCitation":"(Elbakyan 2016)","plainCitation":"(Elbakyan 2016)","noteIndex":0},"citationItems":[{"id":2487,"uris":["http://zotero.org/users/5580658/items/G7ZCWVX3"],"uri":["http://zotero.org/users/5580658/items/G7ZCWVX3"],"itemData":{"id":2487,"type":"webpage","container-title":"Engineuring","title":"Sci-Hub Is a Goal, Changing the System Is a Method","URL":"https://engineuring.wordpress.com/2016/03/11/sci-hub-is-a-goal-changing-the-system-is-a-method/","author":[{"family":"Elbakyan","given":"Alexandra"}],"issued":{"date-parts":[["2016"]]}}}],"schema":"https://github.com/citation-style-language/schema/raw/master/csl-citation.json"} </w:instrText>
      </w:r>
      <w:r w:rsidR="00211798">
        <w:rPr>
          <w:bCs/>
        </w:rPr>
        <w:fldChar w:fldCharType="separate"/>
      </w:r>
      <w:r w:rsidR="00211798" w:rsidRPr="00211798">
        <w:rPr>
          <w:rFonts w:ascii="Calibri" w:hAnsi="Calibri" w:cs="Calibri"/>
        </w:rPr>
        <w:t>(</w:t>
      </w:r>
      <w:proofErr w:type="spellStart"/>
      <w:r w:rsidR="00211798" w:rsidRPr="00211798">
        <w:rPr>
          <w:rFonts w:ascii="Calibri" w:hAnsi="Calibri" w:cs="Calibri"/>
        </w:rPr>
        <w:t>Elbakyan</w:t>
      </w:r>
      <w:proofErr w:type="spellEnd"/>
      <w:r w:rsidR="00211798" w:rsidRPr="00211798">
        <w:rPr>
          <w:rFonts w:ascii="Calibri" w:hAnsi="Calibri" w:cs="Calibri"/>
        </w:rPr>
        <w:t xml:space="preserve"> 2016)</w:t>
      </w:r>
      <w:r w:rsidR="00211798">
        <w:rPr>
          <w:bCs/>
        </w:rPr>
        <w:fldChar w:fldCharType="end"/>
      </w:r>
      <w:r w:rsidR="00211798">
        <w:rPr>
          <w:bCs/>
        </w:rPr>
        <w:t>, the administra</w:t>
      </w:r>
      <w:r>
        <w:rPr>
          <w:bCs/>
        </w:rPr>
        <w:t>tor of SciHub brought the issue of scholar</w:t>
      </w:r>
      <w:r w:rsidR="00211798">
        <w:rPr>
          <w:bCs/>
        </w:rPr>
        <w:t>l</w:t>
      </w:r>
      <w:r>
        <w:rPr>
          <w:bCs/>
        </w:rPr>
        <w:t>y piracy into the mainstream, and r</w:t>
      </w:r>
      <w:r w:rsidR="00A1151F">
        <w:rPr>
          <w:bCs/>
        </w:rPr>
        <w:t>esulted in a number of empirical studies</w:t>
      </w:r>
      <w:r w:rsidR="000E482E">
        <w:rPr>
          <w:bCs/>
        </w:rPr>
        <w:t xml:space="preserve"> on this phenomenon</w:t>
      </w:r>
      <w:r w:rsidR="00A1151F">
        <w:rPr>
          <w:bCs/>
        </w:rPr>
        <w:t xml:space="preserve">. </w:t>
      </w:r>
      <w:r w:rsidR="00D741C8">
        <w:rPr>
          <w:bCs/>
        </w:rPr>
        <w:t xml:space="preserve">The research was also aided by the openly accessible LibGen catalogue, and the dataset on </w:t>
      </w:r>
      <w:proofErr w:type="spellStart"/>
      <w:r w:rsidR="00D741C8">
        <w:rPr>
          <w:bCs/>
        </w:rPr>
        <w:t>SciHub</w:t>
      </w:r>
      <w:proofErr w:type="spellEnd"/>
      <w:r w:rsidR="00D741C8">
        <w:rPr>
          <w:bCs/>
        </w:rPr>
        <w:t xml:space="preserve"> usage released by </w:t>
      </w:r>
      <w:r w:rsidR="00674109" w:rsidRPr="00EE46DB">
        <w:rPr>
          <w:bCs/>
        </w:rPr>
        <w:t xml:space="preserve">Elbakyan </w:t>
      </w:r>
      <w:r w:rsidR="00674109">
        <w:rPr>
          <w:bCs/>
        </w:rPr>
        <w:t>in</w:t>
      </w:r>
      <w:r w:rsidR="00D741C8">
        <w:rPr>
          <w:bCs/>
        </w:rPr>
        <w:t xml:space="preserve"> 2016 </w:t>
      </w:r>
      <w:r w:rsidR="00E11F01" w:rsidRPr="00EE46DB">
        <w:rPr>
          <w:bCs/>
        </w:rPr>
        <w:t xml:space="preserve">(Elbakyan and Bohannon 2016). </w:t>
      </w:r>
      <w:proofErr w:type="spellStart"/>
      <w:r w:rsidR="00D741C8">
        <w:rPr>
          <w:bCs/>
        </w:rPr>
        <w:t>Cabanac</w:t>
      </w:r>
      <w:proofErr w:type="spellEnd"/>
      <w:r w:rsidR="00D741C8">
        <w:rPr>
          <w:bCs/>
        </w:rPr>
        <w:t xml:space="preserve"> </w:t>
      </w:r>
      <w:r w:rsidR="00D741C8">
        <w:rPr>
          <w:bCs/>
        </w:rPr>
        <w:fldChar w:fldCharType="begin"/>
      </w:r>
      <w:r w:rsidR="0050605B">
        <w:rPr>
          <w:bCs/>
        </w:rPr>
        <w:instrText xml:space="preserve"> ADDIN ZOTERO_ITEM CSL_CITATION {"citationID":"5xWNTmG4","properties":{"formattedCitation":"(2015)","plainCitation":"(2015)","noteIndex":0},"citationItems":[{"id":2158,"uris":["http://zotero.org/users/5580658/items/NTZYZ5IP"],"uri":["http://zotero.org/users/5580658/items/NTZYZ5IP"],"itemData":{"id":2158,"type":"article-journal","container-title":"Journal of the Association for Information Science and Technology","ISSN":"2330-1643","note":"publisher: Wiley Online Library","title":"Bibliogifts in LibGen? A study of a text‐sharing platform driven by biblioleaks and crowdsourcing","author":[{"family":"Cabanac","given":"Guillaume"}],"issued":{"date-parts":[["2015"]]}},"suppress-author":true}],"schema":"https://github.com/citation-style-language/schema/raw/master/csl-citation.json"} </w:instrText>
      </w:r>
      <w:r w:rsidR="00D741C8">
        <w:rPr>
          <w:bCs/>
        </w:rPr>
        <w:fldChar w:fldCharType="separate"/>
      </w:r>
      <w:r w:rsidR="00D741C8" w:rsidRPr="00D741C8">
        <w:rPr>
          <w:rFonts w:ascii="Calibri" w:hAnsi="Calibri" w:cs="Calibri"/>
        </w:rPr>
        <w:t>(2015)</w:t>
      </w:r>
      <w:r w:rsidR="00D741C8">
        <w:rPr>
          <w:bCs/>
        </w:rPr>
        <w:fldChar w:fldCharType="end"/>
      </w:r>
      <w:r w:rsidR="00643DDE">
        <w:rPr>
          <w:bCs/>
        </w:rPr>
        <w:t xml:space="preserve"> offers a rudimentary analysis of the </w:t>
      </w:r>
      <w:proofErr w:type="spellStart"/>
      <w:r w:rsidR="00643DDE">
        <w:rPr>
          <w:bCs/>
        </w:rPr>
        <w:t>LibGen</w:t>
      </w:r>
      <w:proofErr w:type="spellEnd"/>
      <w:r w:rsidR="00643DDE">
        <w:rPr>
          <w:bCs/>
        </w:rPr>
        <w:t xml:space="preserve"> Catalog</w:t>
      </w:r>
      <w:r w:rsidR="00914F2B">
        <w:rPr>
          <w:bCs/>
        </w:rPr>
        <w:t xml:space="preserve">, while </w:t>
      </w:r>
      <w:proofErr w:type="spellStart"/>
      <w:r w:rsidR="00914F2B">
        <w:rPr>
          <w:bCs/>
        </w:rPr>
        <w:t>Greshake</w:t>
      </w:r>
      <w:proofErr w:type="spellEnd"/>
      <w:r w:rsidR="00914F2B">
        <w:rPr>
          <w:bCs/>
        </w:rPr>
        <w:t xml:space="preserve"> does the same for the </w:t>
      </w:r>
      <w:proofErr w:type="spellStart"/>
      <w:r w:rsidR="00914F2B">
        <w:rPr>
          <w:bCs/>
        </w:rPr>
        <w:t>SciHub</w:t>
      </w:r>
      <w:proofErr w:type="spellEnd"/>
      <w:r w:rsidR="00914F2B">
        <w:rPr>
          <w:bCs/>
        </w:rPr>
        <w:t xml:space="preserve"> dataset </w:t>
      </w:r>
      <w:r w:rsidR="00914F2B">
        <w:rPr>
          <w:bCs/>
        </w:rPr>
        <w:fldChar w:fldCharType="begin"/>
      </w:r>
      <w:r w:rsidR="0050605B">
        <w:rPr>
          <w:bCs/>
        </w:rPr>
        <w:instrText xml:space="preserve"> ADDIN ZOTERO_ITEM CSL_CITATION {"citationID":"FGHV2NKc","properties":{"formattedCitation":"(2017)","plainCitation":"(2017)","noteIndex":0},"citationItems":[{"id":2715,"uris":["http://zotero.org/users/5580658/items/NGPTJV7V"],"uri":["http://zotero.org/users/5580658/items/NGPTJV7V"],"itemData":{"id":2715,"type":"article-journal","abstract":"Despite the growth of Open Access, potentially illegally circumventing paywalls to access scholarly publications is becoming a more mainstream phenomenon. The web service Sci-Hub is amongst the biggest facilitators of this, offering free access to around 62 million publications. So far it is not well studied how and why its users are accessing publications through Sci-Hub. By utilizing the recently released corpus of Sci-Hub and comparing it to the data of  ~28 million downloads done through the service, this study tries to address some of these questions. The comparative analysis shows that both the usage and complete corpus is largely made up of recently published articles, with users disproportionately favoring newer articles and 35% of downloaded articles being published after 2013. These results hint that embargo periods before publications become Open Access are frequently circumnavigated using Guerilla Open Access approaches like Sci-Hub. On a journal level, the downloads show a bias towards some scholarly disciplines, especially Chemistry, suggesting increased barriers to access for these. Comparing the use and corpus on a publisher level, it becomes clear that only 11% of publishers are highly requested in comparison to the baseline frequency, while 45% of all publishers are significantly less accessed than expected. Despite this, the oligopoly of publishers is even more remarkable on the level of content consumption, with 80% of all downloads being published through only 9 publishers. All of this suggests that Sci-Hub is used by different populations and for a number of different reasons, and that there is still a lack of access to the published scientific record. A further analysis of these openly available data resources will undoubtedly be valuable for the investigation of academic publishing.","container-title":"F1000Research","DOI":"10.12688/f1000research.11366.1","ISSN":"2046-1402","note":"publisher: F1000Research\nCitation Key: Greshake2017\npublisher-place: London, UK","page":"541","title":"Looking into Pandora's Box: The Content of Sci-Hub and its Usage","volume":"6","author":[{"family":"Greshake","given":"Bastian"}],"issued":{"date-parts":[["2017",4,21]]}},"suppress-author":true}],"schema":"https://github.com/citation-style-language/schema/raw/master/csl-citation.json"} </w:instrText>
      </w:r>
      <w:r w:rsidR="00914F2B">
        <w:rPr>
          <w:bCs/>
        </w:rPr>
        <w:fldChar w:fldCharType="separate"/>
      </w:r>
      <w:r w:rsidR="00914F2B" w:rsidRPr="00914F2B">
        <w:rPr>
          <w:rFonts w:ascii="Calibri" w:hAnsi="Calibri" w:cs="Calibri"/>
        </w:rPr>
        <w:t>(2017)</w:t>
      </w:r>
      <w:r w:rsidR="00914F2B">
        <w:rPr>
          <w:bCs/>
        </w:rPr>
        <w:fldChar w:fldCharType="end"/>
      </w:r>
      <w:r w:rsidR="00643DDE">
        <w:rPr>
          <w:bCs/>
        </w:rPr>
        <w:t xml:space="preserve">. Bodo </w:t>
      </w:r>
      <w:r w:rsidR="00643DDE">
        <w:rPr>
          <w:bCs/>
        </w:rPr>
        <w:fldChar w:fldCharType="begin"/>
      </w:r>
      <w:r w:rsidR="0050605B">
        <w:rPr>
          <w:bCs/>
        </w:rPr>
        <w:instrText xml:space="preserve"> ADDIN ZOTERO_ITEM CSL_CITATION {"citationID":"c1PS03Vm","properties":{"formattedCitation":"(2018a)","plainCitation":"(2018a)","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Knowledge","author":[{"family":"Bodó","given":"Balázs"}],"editor":[{"family":"Karaganis","given":"Joe"}],"issued":{"date-parts":[["2018"]]}},"suppress-author":true}],"schema":"https://github.com/citation-style-language/schema/raw/master/csl-citation.json"} </w:instrText>
      </w:r>
      <w:r w:rsidR="00643DDE">
        <w:rPr>
          <w:bCs/>
        </w:rPr>
        <w:fldChar w:fldCharType="separate"/>
      </w:r>
      <w:r w:rsidR="00643DDE" w:rsidRPr="00643DDE">
        <w:rPr>
          <w:rFonts w:ascii="Calibri" w:hAnsi="Calibri" w:cs="Calibri"/>
        </w:rPr>
        <w:t>(2018a)</w:t>
      </w:r>
      <w:r w:rsidR="00643DDE">
        <w:rPr>
          <w:bCs/>
        </w:rPr>
        <w:fldChar w:fldCharType="end"/>
      </w:r>
      <w:r w:rsidR="00914F2B">
        <w:rPr>
          <w:bCs/>
        </w:rPr>
        <w:t xml:space="preserve"> uses a </w:t>
      </w:r>
      <w:r w:rsidR="00643DDE">
        <w:rPr>
          <w:bCs/>
        </w:rPr>
        <w:t xml:space="preserve">download dataset </w:t>
      </w:r>
      <w:r w:rsidR="00914F2B">
        <w:rPr>
          <w:bCs/>
        </w:rPr>
        <w:t xml:space="preserve">of LibGen usage </w:t>
      </w:r>
      <w:r w:rsidR="00643DDE">
        <w:rPr>
          <w:bCs/>
        </w:rPr>
        <w:t xml:space="preserve">from 2012 and finds that the most popular titles in LibGen are widely available via Amazon in various print formats, </w:t>
      </w:r>
      <w:r w:rsidR="00917EC6">
        <w:rPr>
          <w:bCs/>
        </w:rPr>
        <w:t>s</w:t>
      </w:r>
      <w:r w:rsidR="00321A91">
        <w:rPr>
          <w:bCs/>
        </w:rPr>
        <w:t xml:space="preserve">uggesting that the library’s main role is not the distribution of titles inaccessible via legal alternatives. The study, </w:t>
      </w:r>
      <w:r w:rsidR="00674109">
        <w:rPr>
          <w:bCs/>
        </w:rPr>
        <w:t>however,</w:t>
      </w:r>
      <w:r w:rsidR="00321A91">
        <w:rPr>
          <w:bCs/>
        </w:rPr>
        <w:t xml:space="preserve"> </w:t>
      </w:r>
      <w:r w:rsidR="00AB3A1A">
        <w:rPr>
          <w:bCs/>
        </w:rPr>
        <w:t>also found</w:t>
      </w:r>
      <w:r w:rsidR="00321A91">
        <w:rPr>
          <w:bCs/>
        </w:rPr>
        <w:t xml:space="preserve"> that cheap and easy electronic availability (both individual, and institutional) </w:t>
      </w:r>
      <w:r w:rsidR="00AB3A1A">
        <w:rPr>
          <w:bCs/>
        </w:rPr>
        <w:t>was limited at least in 2013-14</w:t>
      </w:r>
      <w:r w:rsidR="00653E55">
        <w:rPr>
          <w:bCs/>
        </w:rPr>
        <w:t>, and downloaded works tend</w:t>
      </w:r>
      <w:r w:rsidR="00AB3A1A">
        <w:rPr>
          <w:bCs/>
        </w:rPr>
        <w:t>ed</w:t>
      </w:r>
      <w:r w:rsidR="00653E55">
        <w:rPr>
          <w:bCs/>
        </w:rPr>
        <w:t xml:space="preserve"> to be significant</w:t>
      </w:r>
      <w:r w:rsidR="00917EC6">
        <w:rPr>
          <w:bCs/>
        </w:rPr>
        <w:t>ly more expensive that those whi</w:t>
      </w:r>
      <w:r w:rsidR="00653E55">
        <w:rPr>
          <w:bCs/>
        </w:rPr>
        <w:t xml:space="preserve">ch haven’t been downloaded. </w:t>
      </w:r>
      <w:r w:rsidR="0013515C">
        <w:rPr>
          <w:bCs/>
        </w:rPr>
        <w:t xml:space="preserve">The issue of </w:t>
      </w:r>
      <w:r w:rsidR="00BE04FA">
        <w:rPr>
          <w:bCs/>
        </w:rPr>
        <w:t>e-book availability, and its po</w:t>
      </w:r>
      <w:r w:rsidR="0013515C">
        <w:rPr>
          <w:bCs/>
        </w:rPr>
        <w:t xml:space="preserve">tentially </w:t>
      </w:r>
      <w:r w:rsidR="000E482E">
        <w:rPr>
          <w:bCs/>
        </w:rPr>
        <w:t xml:space="preserve">negative impact on the ability </w:t>
      </w:r>
      <w:r w:rsidR="0013515C">
        <w:rPr>
          <w:bCs/>
        </w:rPr>
        <w:t>of libraries to serve their patrons was also confi</w:t>
      </w:r>
      <w:r w:rsidR="00BE04FA">
        <w:rPr>
          <w:bCs/>
        </w:rPr>
        <w:t>rmed in a more recent study by</w:t>
      </w:r>
      <w:r w:rsidR="0013515C">
        <w:rPr>
          <w:bCs/>
        </w:rPr>
        <w:t xml:space="preserve"> Giblin at al</w:t>
      </w:r>
      <w:r w:rsidR="000E482E">
        <w:rPr>
          <w:bCs/>
        </w:rPr>
        <w:t>.</w:t>
      </w:r>
      <w:r w:rsidR="0013515C">
        <w:rPr>
          <w:bCs/>
        </w:rPr>
        <w:t xml:space="preserve"> </w:t>
      </w:r>
      <w:r w:rsidR="0013515C">
        <w:rPr>
          <w:bCs/>
        </w:rPr>
        <w:fldChar w:fldCharType="begin"/>
      </w:r>
      <w:r w:rsidR="0050605B">
        <w:rPr>
          <w:bCs/>
        </w:rPr>
        <w:instrText xml:space="preserve"> ADDIN ZOTERO_ITEM CSL_CITATION {"citationID":"uRt9BQPS","properties":{"formattedCitation":"(2019)","plainCitation":"(2019)","noteIndex":0},"citationItems":[{"id":2948,"uris":["http://zotero.org/users/5580658/items/EJFPTUTN"],"uri":["http://zotero.org/users/5580658/items/EJFPTUTN"],"itemData":{"id":2948,"type":"article-journal","container-title":"Forthcoming, Information Research","journalAbbreviation":"Forthcoming, Information Research","title":"What Can 100,000 Books Tell Us about the International Public Library e-lending Landscape?","author":[{"family":"Giblin","given":"Rebecca"},{"family":"Kennedy","given":"Jenny"},{"family":"Pelletier","given":"Charlotte"},{"family":"Thomas","given":"Julian"},{"family":"Weatherall","given":"Kimberlee G"},{"family":"Petitjean","given":"Francois"}],"issued":{"date-parts":[["2019"]]}},"suppress-author":true}],"schema":"https://github.com/citation-style-language/schema/raw/master/csl-citation.json"} </w:instrText>
      </w:r>
      <w:r w:rsidR="0013515C">
        <w:rPr>
          <w:bCs/>
        </w:rPr>
        <w:fldChar w:fldCharType="separate"/>
      </w:r>
      <w:r w:rsidR="0013515C" w:rsidRPr="0013515C">
        <w:rPr>
          <w:rFonts w:ascii="Calibri" w:hAnsi="Calibri" w:cs="Calibri"/>
        </w:rPr>
        <w:t>(2019)</w:t>
      </w:r>
      <w:r w:rsidR="0013515C">
        <w:rPr>
          <w:bCs/>
        </w:rPr>
        <w:fldChar w:fldCharType="end"/>
      </w:r>
      <w:r w:rsidR="0013515C">
        <w:rPr>
          <w:bCs/>
        </w:rPr>
        <w:t xml:space="preserve">. </w:t>
      </w:r>
    </w:p>
    <w:p w14:paraId="3A7FEC71" w14:textId="3847E955" w:rsidR="007E5769" w:rsidRDefault="00653E55" w:rsidP="00E433F7">
      <w:pPr>
        <w:jc w:val="both"/>
        <w:rPr>
          <w:bCs/>
        </w:rPr>
      </w:pPr>
      <w:r w:rsidRPr="00653E55">
        <w:rPr>
          <w:bCs/>
        </w:rPr>
        <w:t xml:space="preserve">Himmelstein  </w:t>
      </w:r>
      <w:r>
        <w:rPr>
          <w:bCs/>
        </w:rPr>
        <w:fldChar w:fldCharType="begin"/>
      </w:r>
      <w:r w:rsidR="0050605B">
        <w:rPr>
          <w:bCs/>
        </w:rPr>
        <w:instrText xml:space="preserve"> ADDIN ZOTERO_ITEM CSL_CITATION {"citationID":"UODnjBQr","properties":{"formattedCitation":"(2018)","plainCitation":"(2018)","noteIndex":0},"citationItems":[{"id":2910,"uris":["http://zotero.org/users/5580658/items/FWDMFR3X"],"uri":["http://zotero.org/users/5580658/items/FWDMFR3X"],"itemData":{"id":2910,"type":"article-journal","abstract":"The website Sci-Hub enables users to download PDF versions of scholarly articles, including many articles that are paywalled at their journal’s site. Sci-Hub has grown rapidly since its creation in 2011, but the extent of its coverage has been ...","container-title":"eLife","DOI":"10.7554/eLife.32822","ISSN":"2050-084X","journalAbbreviation":"Elife","language":"eng","note":"PMID: 29424689","source":"europepmc.org","title":"Sci-Hub provides access to nearly all scholarly literature.","URL":"https://europepmc.org/articles/PMC5832410/","volume":"7","author":[{"family":"Himmelstein","given":"D. S."},{"family":"Romero","given":"A. R."},{"family":"Levernier","given":"J. G."},{"family":"Munro","given":"T. A."},{"family":"McLaughlin","given":"S. R."},{"family":"Greshake","given":"B. Tzovaras"},{"family":"Greene","given":"C. S."}],"accessed":{"date-parts":[["2019",5,23]]},"issued":{"date-parts":[["2018"]]}},"suppress-author":true}],"schema":"https://github.com/citation-style-language/schema/raw/master/csl-citation.json"} </w:instrText>
      </w:r>
      <w:r>
        <w:rPr>
          <w:bCs/>
        </w:rPr>
        <w:fldChar w:fldCharType="separate"/>
      </w:r>
      <w:r w:rsidRPr="00653E55">
        <w:rPr>
          <w:rFonts w:ascii="Calibri" w:hAnsi="Calibri" w:cs="Calibri"/>
        </w:rPr>
        <w:t>(2018)</w:t>
      </w:r>
      <w:r>
        <w:rPr>
          <w:bCs/>
        </w:rPr>
        <w:fldChar w:fldCharType="end"/>
      </w:r>
      <w:r w:rsidR="00917EC6">
        <w:rPr>
          <w:bCs/>
        </w:rPr>
        <w:t xml:space="preserve"> </w:t>
      </w:r>
      <w:r w:rsidR="00930235">
        <w:rPr>
          <w:bCs/>
        </w:rPr>
        <w:t>analyzed</w:t>
      </w:r>
      <w:r w:rsidR="00917EC6">
        <w:rPr>
          <w:bCs/>
        </w:rPr>
        <w:t xml:space="preserve"> the </w:t>
      </w:r>
      <w:proofErr w:type="spellStart"/>
      <w:r w:rsidR="00930235">
        <w:rPr>
          <w:bCs/>
        </w:rPr>
        <w:t>SciHub</w:t>
      </w:r>
      <w:proofErr w:type="spellEnd"/>
      <w:r w:rsidR="00930235">
        <w:rPr>
          <w:bCs/>
        </w:rPr>
        <w:t xml:space="preserve"> </w:t>
      </w:r>
      <w:r w:rsidR="00917EC6">
        <w:rPr>
          <w:bCs/>
        </w:rPr>
        <w:t>c</w:t>
      </w:r>
      <w:r>
        <w:rPr>
          <w:bCs/>
        </w:rPr>
        <w:t xml:space="preserve">atalog, and found that it many scientific domains it offers more comprehensive access to </w:t>
      </w:r>
      <w:r w:rsidR="00930235">
        <w:rPr>
          <w:bCs/>
        </w:rPr>
        <w:t>pay-walled</w:t>
      </w:r>
      <w:r>
        <w:rPr>
          <w:bCs/>
        </w:rPr>
        <w:t xml:space="preserve"> articles that </w:t>
      </w:r>
      <w:r w:rsidR="000B0EAB">
        <w:rPr>
          <w:bCs/>
        </w:rPr>
        <w:t xml:space="preserve">even the best US academic libraries. </w:t>
      </w:r>
      <w:r w:rsidR="000E482E" w:rsidRPr="006A05BE">
        <w:rPr>
          <w:rFonts w:ascii="Calibri" w:hAnsi="Calibri" w:cs="Calibri"/>
        </w:rPr>
        <w:t xml:space="preserve">Muller and </w:t>
      </w:r>
      <w:proofErr w:type="spellStart"/>
      <w:r w:rsidR="000E482E" w:rsidRPr="006A05BE">
        <w:rPr>
          <w:rFonts w:ascii="Calibri" w:hAnsi="Calibri" w:cs="Calibri"/>
        </w:rPr>
        <w:t>Iriarte</w:t>
      </w:r>
      <w:proofErr w:type="spellEnd"/>
      <w:r w:rsidR="000E482E">
        <w:rPr>
          <w:bCs/>
        </w:rPr>
        <w:t xml:space="preserve">  </w:t>
      </w:r>
      <w:r w:rsidR="003863BE">
        <w:rPr>
          <w:bCs/>
        </w:rPr>
        <w:fldChar w:fldCharType="begin"/>
      </w:r>
      <w:r w:rsidR="0050605B">
        <w:rPr>
          <w:bCs/>
        </w:rPr>
        <w:instrText xml:space="preserve"> ADDIN ZOTERO_ITEM CSL_CITATION {"citationID":"CoyX7xef","properties":{"formattedCitation":"(2017)","plainCitation":"(2017)","noteIndex":0},"citationItems":[{"id":2899,"uris":["http://zotero.org/users/5580658/items/4QR8B3BW"],"uri":["http://zotero.org/users/5580658/items/4QR8B3BW"],"itemData":{"id":2899,"type":"paper-conference","container-title":"15th Interlending and Document Supply Conference (ILDS) , Paris, 04-06 October, 2017","event-place":"Paris","note":"Citation Key: MULLER2017","publisher-place":"Paris","title":"Measuring the impact of piracy and open access on the academic library services","author":[{"family":"Muller","given":"Floriane Sophie"},{"family":"Iriarte","given":"Pablo"}],"issued":{"date-parts":[["2017"]]}},"suppress-author":true}],"schema":"https://github.com/citation-style-language/schema/raw/master/csl-citation.json"} </w:instrText>
      </w:r>
      <w:r w:rsidR="003863BE">
        <w:rPr>
          <w:bCs/>
        </w:rPr>
        <w:fldChar w:fldCharType="separate"/>
      </w:r>
      <w:r w:rsidR="000E482E" w:rsidRPr="000E482E">
        <w:rPr>
          <w:rFonts w:ascii="Calibri" w:hAnsi="Calibri" w:cs="Calibri"/>
        </w:rPr>
        <w:t>(2017)</w:t>
      </w:r>
      <w:r w:rsidR="003863BE">
        <w:rPr>
          <w:bCs/>
        </w:rPr>
        <w:fldChar w:fldCharType="end"/>
      </w:r>
      <w:r w:rsidR="000E482E">
        <w:rPr>
          <w:bCs/>
        </w:rPr>
        <w:t xml:space="preserve"> measured</w:t>
      </w:r>
      <w:r w:rsidR="003863BE">
        <w:rPr>
          <w:bCs/>
        </w:rPr>
        <w:t xml:space="preserve"> </w:t>
      </w:r>
      <w:r w:rsidR="00036452">
        <w:rPr>
          <w:bCs/>
        </w:rPr>
        <w:t xml:space="preserve">the </w:t>
      </w:r>
      <w:r w:rsidR="003863BE">
        <w:rPr>
          <w:bCs/>
        </w:rPr>
        <w:t xml:space="preserve">availability and access </w:t>
      </w:r>
      <w:r w:rsidR="00036452">
        <w:rPr>
          <w:bCs/>
        </w:rPr>
        <w:t>of journal articles cited by university of Geneva researchers in 2015-16</w:t>
      </w:r>
      <w:r w:rsidR="00C45548">
        <w:rPr>
          <w:bCs/>
        </w:rPr>
        <w:t xml:space="preserve"> via various sources including SciHub,</w:t>
      </w:r>
      <w:r w:rsidR="00036452">
        <w:rPr>
          <w:bCs/>
        </w:rPr>
        <w:t xml:space="preserve"> </w:t>
      </w:r>
      <w:r w:rsidR="00C45548">
        <w:rPr>
          <w:bCs/>
        </w:rPr>
        <w:t>and found</w:t>
      </w:r>
      <w:r w:rsidR="003863BE">
        <w:rPr>
          <w:bCs/>
        </w:rPr>
        <w:t xml:space="preserve"> that </w:t>
      </w:r>
      <w:r w:rsidR="00036452">
        <w:rPr>
          <w:bCs/>
        </w:rPr>
        <w:t xml:space="preserve">compared to legal availability, </w:t>
      </w:r>
      <w:r w:rsidR="003863BE">
        <w:rPr>
          <w:bCs/>
        </w:rPr>
        <w:t xml:space="preserve">piratical access plays very little role. </w:t>
      </w:r>
      <w:r w:rsidR="00930235">
        <w:rPr>
          <w:bCs/>
        </w:rPr>
        <w:t xml:space="preserve">This is in line with a number of </w:t>
      </w:r>
      <w:r w:rsidR="00E11F01" w:rsidRPr="00EE46DB">
        <w:rPr>
          <w:bCs/>
        </w:rPr>
        <w:t xml:space="preserve">studies </w:t>
      </w:r>
      <w:r w:rsidR="007E5769">
        <w:rPr>
          <w:bCs/>
        </w:rPr>
        <w:t>from multiple scientific disciplines</w:t>
      </w:r>
      <w:r w:rsidR="00930235">
        <w:rPr>
          <w:bCs/>
        </w:rPr>
        <w:t xml:space="preserve">, which </w:t>
      </w:r>
      <w:r w:rsidR="00E11F01" w:rsidRPr="00EE46DB">
        <w:rPr>
          <w:bCs/>
        </w:rPr>
        <w:t xml:space="preserve">found that the overall weight and impact of this piratical access channel remained marginal </w:t>
      </w:r>
      <w:r w:rsidR="007E5769">
        <w:rPr>
          <w:bCs/>
        </w:rPr>
        <w:fldChar w:fldCharType="begin"/>
      </w:r>
      <w:r w:rsidR="0050605B">
        <w:rPr>
          <w:bCs/>
        </w:rPr>
        <w:instrText xml:space="preserve"> ADDIN ZOTERO_ITEM CSL_CITATION {"citationID":"yXw3C8zK","properties":{"formattedCitation":"(Timus and Zakaria 2016; Babutsidze 2016; Androcec 2017)","plainCitation":"(Timus and Zakaria 2016; Babutsidze 2016; Androcec 2017)","noteIndex":0},"citationItems":[{"id":2717,"uris":["http://zotero.org/users/5580658/items/SVTGCTXB"],"uri":["http://zotero.org/users/5580658/items/SVTGCTXB"],"itemData":{"id":2717,"type":"article-journal","container-title":"Journal of Contemporary European Research","ISSN":"1815-347X","issue":"3","note":"Citation Key: Timus2016","title":"Pirating European Studies","volume":"12","author":[{"family":"Timus","given":"Natalia"},{"family":"Zakaria","given":"Babutsidze"}],"issued":{"date-parts":[["2016"]]}}},{"id":2716,"uris":["http://zotero.org/users/5580658/items/6R82SZJH"],"uri":["http://zotero.org/users/5580658/items/6R82SZJH"],"itemData":{"id":2716,"type":"article-journal","note":"Citation Key: Babutsidze2016","title":"Pirated economics","author":[{"family":"Babutsidze","given":"Zakaria"}],"issued":{"date-parts":[["2016"]]}}},{"id":2896,"uris":["http://zotero.org/users/5580658/items/9PANHLSY"],"uri":["http://zotero.org/users/5580658/items/9PANHLSY"],"itemData":{"id":2896,"type":"article-journal","container-title":"Acta Univ. Sapientiae, Informatica","issue":"1","note":"Citation Key: ANDROCEC2017","page":"83-96","title":"Analysis of Sci-Hub downloads of computer science papers","volume":"9","author":[{"family":"Androcec","given":"Darko"}],"issued":{"date-parts":[["2017"]]}}}],"schema":"https://github.com/citation-style-language/schema/raw/master/csl-citation.json"} </w:instrText>
      </w:r>
      <w:r w:rsidR="007E5769">
        <w:rPr>
          <w:bCs/>
        </w:rPr>
        <w:fldChar w:fldCharType="separate"/>
      </w:r>
      <w:r w:rsidR="007E5769" w:rsidRPr="007E5769">
        <w:rPr>
          <w:rFonts w:ascii="Calibri" w:hAnsi="Calibri" w:cs="Calibri"/>
        </w:rPr>
        <w:t>(Timus and Zakaria 2016; Babutsidze 2016; Androcec 2017)</w:t>
      </w:r>
      <w:r w:rsidR="007E5769">
        <w:rPr>
          <w:bCs/>
        </w:rPr>
        <w:fldChar w:fldCharType="end"/>
      </w:r>
    </w:p>
    <w:p w14:paraId="589E772D" w14:textId="6D193B04" w:rsidR="00E11F01" w:rsidRDefault="00930235" w:rsidP="00E433F7">
      <w:pPr>
        <w:jc w:val="both"/>
        <w:rPr>
          <w:bCs/>
        </w:rPr>
      </w:pPr>
      <w:r>
        <w:rPr>
          <w:bCs/>
        </w:rPr>
        <w:lastRenderedPageBreak/>
        <w:t xml:space="preserve">Regarding the geographic usage of shadow libraries both Bodo </w:t>
      </w:r>
      <w:r>
        <w:rPr>
          <w:bCs/>
        </w:rPr>
        <w:fldChar w:fldCharType="begin"/>
      </w:r>
      <w:r w:rsidR="0050605B">
        <w:rPr>
          <w:bCs/>
        </w:rPr>
        <w:instrText xml:space="preserve"> ADDIN ZOTERO_ITEM CSL_CITATION {"citationID":"O0DpTRBW","properties":{"formattedCitation":"(2018a)","plainCitation":"(2018a)","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Knowledge","author":[{"family":"Bodó","given":"Balázs"}],"editor":[{"family":"Karaganis","given":"Joe"}],"issued":{"date-parts":[["2018"]]}},"suppress-author":true}],"schema":"https://github.com/citation-style-language/schema/raw/master/csl-citation.json"} </w:instrText>
      </w:r>
      <w:r>
        <w:rPr>
          <w:bCs/>
        </w:rPr>
        <w:fldChar w:fldCharType="separate"/>
      </w:r>
      <w:r w:rsidRPr="003A7536">
        <w:rPr>
          <w:rFonts w:ascii="Calibri" w:hAnsi="Calibri" w:cs="Calibri"/>
        </w:rPr>
        <w:t>(2018a)</w:t>
      </w:r>
      <w:r>
        <w:rPr>
          <w:bCs/>
        </w:rPr>
        <w:fldChar w:fldCharType="end"/>
      </w:r>
      <w:r>
        <w:rPr>
          <w:bCs/>
        </w:rPr>
        <w:t xml:space="preserve"> </w:t>
      </w:r>
      <w:r w:rsidR="00C45548">
        <w:rPr>
          <w:bCs/>
        </w:rPr>
        <w:t>analyz</w:t>
      </w:r>
      <w:r w:rsidR="0013515C">
        <w:rPr>
          <w:bCs/>
        </w:rPr>
        <w:t>i</w:t>
      </w:r>
      <w:r>
        <w:rPr>
          <w:bCs/>
        </w:rPr>
        <w:t xml:space="preserve">ng </w:t>
      </w:r>
      <w:proofErr w:type="spellStart"/>
      <w:r w:rsidR="00C45548">
        <w:rPr>
          <w:bCs/>
        </w:rPr>
        <w:t>LibGen</w:t>
      </w:r>
      <w:proofErr w:type="spellEnd"/>
      <w:r w:rsidR="00BE04FA">
        <w:rPr>
          <w:bCs/>
        </w:rPr>
        <w:t>,</w:t>
      </w:r>
      <w:r>
        <w:rPr>
          <w:bCs/>
        </w:rPr>
        <w:t xml:space="preserve"> and Bohannon </w:t>
      </w:r>
      <w:r>
        <w:rPr>
          <w:bCs/>
        </w:rPr>
        <w:fldChar w:fldCharType="begin"/>
      </w:r>
      <w:r w:rsidR="0050605B">
        <w:rPr>
          <w:bCs/>
        </w:rPr>
        <w:instrText xml:space="preserve"> ADDIN ZOTERO_ITEM CSL_CITATION {"citationID":"GTGwM6D3","properties":{"formattedCitation":"(2016)","plainCitation":"(2016)","noteIndex":0},"citationItems":[{"id":2642,"uris":["http://zotero.org/users/5580658/items/M7LK37FA"],"uri":["http://zotero.org/users/5580658/items/M7LK37FA"],"itemData":{"id":2642,"type":"article-magazine","container-title":"Science","note":"Citation Key: Bohannon2016","title":"Who's downloading pirated papers? Everyone","URL":"http://www.sciencemag.org/news/2016/04/whos-downloading-pirated-papers-everyone","author":[{"family":"Bohannon","given":"John"}],"accessed":{"date-parts":[["2016",6,5]]},"issued":{"date-parts":[["2016"]]}},"suppress-author":true}],"schema":"https://github.com/citation-style-language/schema/raw/master/csl-citation.json"} </w:instrText>
      </w:r>
      <w:r>
        <w:rPr>
          <w:bCs/>
        </w:rPr>
        <w:fldChar w:fldCharType="separate"/>
      </w:r>
      <w:r w:rsidRPr="003A7536">
        <w:rPr>
          <w:rFonts w:ascii="Calibri" w:hAnsi="Calibri" w:cs="Calibri"/>
        </w:rPr>
        <w:t>(2016)</w:t>
      </w:r>
      <w:r>
        <w:rPr>
          <w:bCs/>
        </w:rPr>
        <w:fldChar w:fldCharType="end"/>
      </w:r>
      <w:r>
        <w:rPr>
          <w:bCs/>
        </w:rPr>
        <w:t xml:space="preserve"> </w:t>
      </w:r>
      <w:r w:rsidR="0070316C">
        <w:rPr>
          <w:bCs/>
        </w:rPr>
        <w:t>analyz</w:t>
      </w:r>
      <w:r>
        <w:rPr>
          <w:bCs/>
        </w:rPr>
        <w:t xml:space="preserve">ing </w:t>
      </w:r>
      <w:proofErr w:type="spellStart"/>
      <w:r>
        <w:rPr>
          <w:bCs/>
        </w:rPr>
        <w:t>SciHub</w:t>
      </w:r>
      <w:proofErr w:type="spellEnd"/>
      <w:r>
        <w:rPr>
          <w:bCs/>
        </w:rPr>
        <w:t xml:space="preserve"> data agree that the these services are </w:t>
      </w:r>
      <w:r w:rsidR="003A75F5">
        <w:rPr>
          <w:bCs/>
        </w:rPr>
        <w:t xml:space="preserve">widely </w:t>
      </w:r>
      <w:r>
        <w:rPr>
          <w:bCs/>
        </w:rPr>
        <w:t xml:space="preserve">used </w:t>
      </w:r>
      <w:r w:rsidR="00E11F01" w:rsidRPr="00EE46DB">
        <w:rPr>
          <w:bCs/>
        </w:rPr>
        <w:t xml:space="preserve">in </w:t>
      </w:r>
      <w:r w:rsidR="003A75F5">
        <w:rPr>
          <w:bCs/>
        </w:rPr>
        <w:t xml:space="preserve">both </w:t>
      </w:r>
      <w:r w:rsidR="00E11F01" w:rsidRPr="00EE46DB">
        <w:rPr>
          <w:bCs/>
        </w:rPr>
        <w:t xml:space="preserve">developed and developing countries. This fact suggests the existence of multiple, </w:t>
      </w:r>
      <w:r w:rsidR="00E455DD" w:rsidRPr="00EE46DB">
        <w:rPr>
          <w:bCs/>
        </w:rPr>
        <w:t>separate</w:t>
      </w:r>
      <w:r w:rsidR="00E11F01" w:rsidRPr="00EE46DB">
        <w:rPr>
          <w:bCs/>
        </w:rPr>
        <w:t xml:space="preserve"> logics that produce the use of scholarly piracy. In rich, North American, and Western European countries, users turn to SciHub and </w:t>
      </w:r>
      <w:r w:rsidR="003A75F5">
        <w:rPr>
          <w:bCs/>
        </w:rPr>
        <w:t>other similar ven</w:t>
      </w:r>
      <w:r w:rsidR="00E11F01" w:rsidRPr="00EE46DB">
        <w:rPr>
          <w:bCs/>
        </w:rPr>
        <w:t xml:space="preserve">ues probably for convenience </w:t>
      </w:r>
      <w:r w:rsidR="00AB3A1A">
        <w:rPr>
          <w:bCs/>
        </w:rPr>
        <w:fldChar w:fldCharType="begin"/>
      </w:r>
      <w:r w:rsidR="0050605B">
        <w:rPr>
          <w:bCs/>
        </w:rPr>
        <w:instrText xml:space="preserve"> ADDIN ZOTERO_ITEM CSL_CITATION {"citationID":"x2mjJFJ8","properties":{"formattedCitation":"(Gardner and Gardner 2017)","plainCitation":"(Gardner and Gardner 2017)","noteIndex":0},"citationItems":[{"id":2706,"uris":["http://zotero.org/users/5580658/items/FREHW83E"],"uri":["http://zotero.org/users/5580658/items/FREHW83E"],"itemData":{"id":2706,"type":"article-journal","container-title":"College &amp; Research Libraries","ISSN":"2150-6701","issue":"2","note":"Citation Key: Gardner2017","title":"Fast and furious (at publishers): the motivations behind crowdsourced research sharing","volume":"78","author":[{"family":"Gardner","given":"Carolyn Caffrey"},{"family":"Gardner","given":"Gabriel J"}],"issued":{"date-parts":[["2017"]]}}}],"schema":"https://github.com/citation-style-language/schema/raw/master/csl-citation.json"} </w:instrText>
      </w:r>
      <w:r w:rsidR="00AB3A1A">
        <w:rPr>
          <w:bCs/>
        </w:rPr>
        <w:fldChar w:fldCharType="separate"/>
      </w:r>
      <w:r w:rsidR="00AB3A1A" w:rsidRPr="00AB3A1A">
        <w:rPr>
          <w:rFonts w:ascii="Calibri" w:hAnsi="Calibri" w:cs="Calibri"/>
        </w:rPr>
        <w:t>(Gardner and Gardner 2017)</w:t>
      </w:r>
      <w:r w:rsidR="00AB3A1A">
        <w:rPr>
          <w:bCs/>
        </w:rPr>
        <w:fldChar w:fldCharType="end"/>
      </w:r>
      <w:r w:rsidR="00E11F01" w:rsidRPr="00EE46DB">
        <w:rPr>
          <w:bCs/>
        </w:rPr>
        <w:t>. On the other hand, studies from developing countries suggest a substantial</w:t>
      </w:r>
      <w:r w:rsidR="003A75F5">
        <w:rPr>
          <w:bCs/>
        </w:rPr>
        <w:t xml:space="preserve"> access problem in the Global So</w:t>
      </w:r>
      <w:r w:rsidR="00E11F01" w:rsidRPr="00EE46DB">
        <w:rPr>
          <w:bCs/>
        </w:rPr>
        <w:t xml:space="preserve">uth, which may drive scholarly piracy </w:t>
      </w:r>
      <w:r w:rsidR="0070316C">
        <w:rPr>
          <w:bCs/>
        </w:rPr>
        <w:fldChar w:fldCharType="begin"/>
      </w:r>
      <w:r w:rsidR="0050605B">
        <w:rPr>
          <w:bCs/>
        </w:rPr>
        <w:instrText xml:space="preserve"> ADDIN ZOTERO_ITEM CSL_CITATION {"citationID":"6ta78r5j","properties":{"formattedCitation":"(Machin-Mastromatteo, Uribe-Tirado, and Romero-Ortiz 2016; Bruijns et al. 2017; Corrales-Reyes 2017)","plainCitation":"(Machin-Mastromatteo, Uribe-Tirado, and Romero-Ortiz 2016; Bruijns et al. 2017; Corrales-Reyes 2017)","noteIndex":0},"citationItems":[{"id":2718,"uris":["http://zotero.org/users/5580658/items/VBPYX8SG"],"uri":["http://zotero.org/users/5580658/items/VBPYX8SG"],"itemData":{"id":2718,"type":"article-journal","container-title":"Information Development","ISSN":"0266-6669","issue":"5","note":"publisher: SAGE Publications Sage UK: London, England\nCitation Key: Machin-Mastromatteo2016","page":"1806-1814","title":"Piracy of scientific papers in Latin America: An analysis of Sci-Hub usage data","volume":"32","author":[{"family":"Machin-Mastromatteo","given":"Juan D"},{"family":"Uribe-Tirado","given":"Alejandro"},{"family":"Romero-Ortiz","given":"Maria E"}],"issued":{"date-parts":[["2016"]]}}},{"id":2705,"uris":["http://zotero.org/users/5580658/items/5V7LIPMY"],"uri":["http://zotero.org/users/5580658/items/5V7LIPMY"],"itemData":{"id":2705,"type":"article-journal","abstract":"INTRODUCTION: Based on relative population size and burden of disease, emergency care publication outputs from low- and middle-income regions are disproportionately lower than those of high-income regions. Ironically, outputs from regions with higher publication rates are often less relevant in the African context. As a result, the dissemination of and access to local research is essential to local researchers, but the cost of this access (actual and cost-wise) remains unknown. The aim of this study was to describe access to African emergency care publications in terms of publisher-based access (open access or subscription) and alternate access (self-archived or author provided), as well as the cost of access. METHODS: We conducted a retrospective, cross-sectional study using all emergency medicine publications included in Scopus between 2011 and 2015. A sequential search strategy described access to each article, and we calculated mean article charges against the purchasing power parity index (used to describe out-of-pocket expense). RESULTS: We included 666 publications from 49 journals, of which 395 (59.3%) were open access. For subscription-based articles, 106 (39.1%) were self-archived, 60 (22.1%) were author-provided, and 105 (38.8%) were inaccessible. Mean article access cost was $36.44, and mean processing charge was $2,319.34. Using the purchasing power parity index it was calculated that equivalent out-of-pocket expenditure for South African, Ghanaian and Tanzanian authors would respectively be $15.77, $10.44 and $13.04 for access, and $1,004.02, $664.36 and $830.27 for processing. Based on this, the corrected cost of a single-unit article access or process charge for South African, Ghanaian and Tanzanian authors, respectively, was 2.3, 3.5 and 2.8 times higher than the standard rate. CONCLUSION: One in six African emergency care publications are inaccessible outside institutional library subscriptions; additionally, the cost of access to publications in low- and middle-income countries appears prohibitive. Publishers should strongly consider revising pricing for more equitable access for researchers from low- and middle-income countries.","container-title":"Western Journal of Emergency Medicine","DOI":"10.5811/westjem.2017.8.34930","ISSN":"1936-900X","issue":"6","note":"publisher: Department of Emergency Medicine, University of California, Irvine School of Medicine\nCitation Key: Bruijns2017","page":"1018-1024","title":"Poor Access for African Researchers to African Emergency Care Publications: A Cross-sectional Study","volume":"18","author":[{"family":"Bruijns","given":"Stevan R"},{"family":"Maesela","given":"Mmapeladi"},{"family":"Sinha","given":"Suniti"},{"family":"Banner","given":"Megan"}],"issued":{"date-parts":[["2017",10,11]]}}},{"id":2708,"uris":["http://zotero.org/users/5580658/items/LMLXYAXD"],"uri":["http://zotero.org/users/5580658/items/LMLXYAXD"],"itemData":{"id":2708,"type":"article-journal","container-title":"J Oral Res","DOI":"doi:10.17126/joralres.2017.054","issue":"7","note":"Citation Key: Corrales-Reyes2017","page":"175","title":"Sci-Hub and evidence-based dentistry: an ethical dilemma in Cuba","volume":"6","author":[{"family":"Corrales-Reyes","given":"Ibraín Enrique"}],"issued":{"date-parts":[["2017"]]}}}],"schema":"https://github.com/citation-style-language/schema/raw/master/csl-citation.json"} </w:instrText>
      </w:r>
      <w:r w:rsidR="0070316C">
        <w:rPr>
          <w:bCs/>
        </w:rPr>
        <w:fldChar w:fldCharType="separate"/>
      </w:r>
      <w:r w:rsidR="0070316C" w:rsidRPr="0070316C">
        <w:rPr>
          <w:rFonts w:ascii="Calibri" w:hAnsi="Calibri" w:cs="Calibri"/>
        </w:rPr>
        <w:t>(Machin-Mastromatteo, Uribe-Tirado, and Romero-Ortiz 2016; Bruijns et al. 2017; Corrales-Reyes 2017)</w:t>
      </w:r>
      <w:r w:rsidR="0070316C">
        <w:rPr>
          <w:bCs/>
        </w:rPr>
        <w:fldChar w:fldCharType="end"/>
      </w:r>
      <w:r w:rsidR="0070316C">
        <w:rPr>
          <w:bCs/>
        </w:rPr>
        <w:t>.</w:t>
      </w:r>
    </w:p>
    <w:p w14:paraId="524EE82A" w14:textId="625CAB6A" w:rsidR="00796F8D" w:rsidRDefault="00514B57" w:rsidP="00E433F7">
      <w:pPr>
        <w:jc w:val="both"/>
        <w:rPr>
          <w:bCs/>
        </w:rPr>
      </w:pPr>
      <w:r>
        <w:rPr>
          <w:bCs/>
        </w:rPr>
        <w:t xml:space="preserve">In this paper we </w:t>
      </w:r>
      <w:r w:rsidR="00362B4A">
        <w:rPr>
          <w:bCs/>
        </w:rPr>
        <w:t>use a large dataset of direc</w:t>
      </w:r>
      <w:r>
        <w:rPr>
          <w:bCs/>
        </w:rPr>
        <w:t>t</w:t>
      </w:r>
      <w:r w:rsidR="00362B4A">
        <w:rPr>
          <w:bCs/>
        </w:rPr>
        <w:t>ly</w:t>
      </w:r>
      <w:r>
        <w:rPr>
          <w:bCs/>
        </w:rPr>
        <w:t xml:space="preserve"> observed downloads from one of </w:t>
      </w:r>
      <w:proofErr w:type="spellStart"/>
      <w:r>
        <w:rPr>
          <w:bCs/>
        </w:rPr>
        <w:t>LibGen’s</w:t>
      </w:r>
      <w:proofErr w:type="spellEnd"/>
      <w:r>
        <w:rPr>
          <w:bCs/>
        </w:rPr>
        <w:t xml:space="preserve"> mirror sites</w:t>
      </w:r>
      <w:r w:rsidR="002E43D3">
        <w:rPr>
          <w:bCs/>
        </w:rPr>
        <w:t xml:space="preserve">. We use this dataset to </w:t>
      </w:r>
      <w:r w:rsidR="00362B4A">
        <w:rPr>
          <w:bCs/>
        </w:rPr>
        <w:t xml:space="preserve">model what kind of macroeconomic, and institutional </w:t>
      </w:r>
      <w:r w:rsidR="009240AB">
        <w:rPr>
          <w:bCs/>
        </w:rPr>
        <w:t>conditions may ex</w:t>
      </w:r>
      <w:r w:rsidR="00362B4A">
        <w:rPr>
          <w:bCs/>
        </w:rPr>
        <w:t xml:space="preserve">plain the use of shadow libraries. </w:t>
      </w:r>
      <w:r w:rsidR="00E455DD">
        <w:rPr>
          <w:bCs/>
        </w:rPr>
        <w:t>W</w:t>
      </w:r>
      <w:r w:rsidR="002E43D3">
        <w:rPr>
          <w:bCs/>
        </w:rPr>
        <w:t xml:space="preserve">e are </w:t>
      </w:r>
      <w:r w:rsidR="00E455DD">
        <w:rPr>
          <w:bCs/>
        </w:rPr>
        <w:t xml:space="preserve">particularly </w:t>
      </w:r>
      <w:r w:rsidR="002E43D3">
        <w:rPr>
          <w:bCs/>
        </w:rPr>
        <w:t xml:space="preserve">interested in the potential function of shadow libraries to mitigate </w:t>
      </w:r>
      <w:r w:rsidR="00432579">
        <w:rPr>
          <w:bCs/>
        </w:rPr>
        <w:t>wealth-related access problems at the peripheries. W</w:t>
      </w:r>
      <w:r w:rsidR="00362B4A">
        <w:rPr>
          <w:bCs/>
        </w:rPr>
        <w:t xml:space="preserve">e are testing the following </w:t>
      </w:r>
      <w:r w:rsidR="005277C1">
        <w:rPr>
          <w:bCs/>
        </w:rPr>
        <w:t>two hypotheses:</w:t>
      </w:r>
    </w:p>
    <w:p w14:paraId="382D85E6" w14:textId="11C79EDC" w:rsidR="005277C1" w:rsidRPr="00432579" w:rsidRDefault="005277C1" w:rsidP="00E433F7">
      <w:pPr>
        <w:jc w:val="both"/>
        <w:rPr>
          <w:bCs/>
          <w:i/>
        </w:rPr>
      </w:pPr>
      <w:r w:rsidRPr="00432579">
        <w:rPr>
          <w:bCs/>
          <w:i/>
        </w:rPr>
        <w:t xml:space="preserve">H1: Globally, per capita shadow library usage </w:t>
      </w:r>
      <w:r w:rsidR="00375AAA">
        <w:rPr>
          <w:bCs/>
          <w:i/>
        </w:rPr>
        <w:t xml:space="preserve">is </w:t>
      </w:r>
      <w:r w:rsidR="00BC09B3" w:rsidRPr="00432579">
        <w:rPr>
          <w:bCs/>
          <w:i/>
        </w:rPr>
        <w:t xml:space="preserve">more </w:t>
      </w:r>
      <w:r w:rsidR="009240AB" w:rsidRPr="00432579">
        <w:rPr>
          <w:bCs/>
          <w:i/>
        </w:rPr>
        <w:t>prominent in lower income co</w:t>
      </w:r>
      <w:r w:rsidR="00DE7424" w:rsidRPr="00432579">
        <w:rPr>
          <w:bCs/>
          <w:i/>
        </w:rPr>
        <w:t>u</w:t>
      </w:r>
      <w:r w:rsidR="009240AB" w:rsidRPr="00432579">
        <w:rPr>
          <w:bCs/>
          <w:i/>
        </w:rPr>
        <w:t>ntries, controlling for internet penetration.</w:t>
      </w:r>
    </w:p>
    <w:p w14:paraId="45769EF2" w14:textId="77777777" w:rsidR="00432579" w:rsidRDefault="00505832" w:rsidP="00E433F7">
      <w:pPr>
        <w:jc w:val="both"/>
        <w:rPr>
          <w:bCs/>
        </w:rPr>
      </w:pPr>
      <w:r>
        <w:rPr>
          <w:bCs/>
        </w:rPr>
        <w:t xml:space="preserve">We also test the same hypothesis within the European Union, where a much richer dataset allows us to </w:t>
      </w:r>
      <w:r w:rsidR="000B76F7">
        <w:rPr>
          <w:bCs/>
        </w:rPr>
        <w:t>conduct analysis on significantly smaller, sub-national statistical units.</w:t>
      </w:r>
    </w:p>
    <w:p w14:paraId="72BC944F" w14:textId="731DE271" w:rsidR="009240AB" w:rsidRDefault="009240AB" w:rsidP="00E433F7">
      <w:pPr>
        <w:jc w:val="both"/>
        <w:rPr>
          <w:bCs/>
          <w:i/>
        </w:rPr>
      </w:pPr>
      <w:r w:rsidRPr="00432579">
        <w:rPr>
          <w:bCs/>
          <w:i/>
        </w:rPr>
        <w:t xml:space="preserve">H2: Within the European Union, </w:t>
      </w:r>
      <w:r w:rsidR="002306F9" w:rsidRPr="00432579">
        <w:rPr>
          <w:bCs/>
          <w:i/>
        </w:rPr>
        <w:t>the use of shadow libraries is more prominent in lower income EU regions, controlling for the number of academics in the region.</w:t>
      </w:r>
    </w:p>
    <w:p w14:paraId="38203E32" w14:textId="091285DE" w:rsidR="00C13888" w:rsidRDefault="0027482C" w:rsidP="00E433F7">
      <w:pPr>
        <w:jc w:val="both"/>
        <w:rPr>
          <w:bCs/>
        </w:rPr>
      </w:pPr>
      <w:r>
        <w:rPr>
          <w:bCs/>
        </w:rPr>
        <w:t xml:space="preserve">In addition, in Europe the </w:t>
      </w:r>
      <w:r w:rsidR="00BC09B3">
        <w:rPr>
          <w:bCs/>
        </w:rPr>
        <w:t xml:space="preserve">richness of additional </w:t>
      </w:r>
      <w:r>
        <w:rPr>
          <w:bCs/>
        </w:rPr>
        <w:t xml:space="preserve">data </w:t>
      </w:r>
      <w:r w:rsidR="00BC09B3">
        <w:rPr>
          <w:bCs/>
        </w:rPr>
        <w:t xml:space="preserve">sources </w:t>
      </w:r>
      <w:r>
        <w:rPr>
          <w:bCs/>
        </w:rPr>
        <w:t xml:space="preserve">allowed us to test </w:t>
      </w:r>
      <w:r w:rsidR="004C3939">
        <w:rPr>
          <w:bCs/>
        </w:rPr>
        <w:t xml:space="preserve">if </w:t>
      </w:r>
      <w:r w:rsidR="00DE7AAC">
        <w:rPr>
          <w:bCs/>
        </w:rPr>
        <w:t xml:space="preserve">there </w:t>
      </w:r>
      <w:r w:rsidR="00BC09B3">
        <w:rPr>
          <w:bCs/>
        </w:rPr>
        <w:t>are other, less intuitive spatial or social patterns, which could offer more detailed insight into scholarly piracy</w:t>
      </w:r>
      <w:r w:rsidR="00DE7AAC">
        <w:rPr>
          <w:bCs/>
        </w:rPr>
        <w:t xml:space="preserve">. </w:t>
      </w:r>
      <w:r w:rsidR="0049605D">
        <w:rPr>
          <w:bCs/>
        </w:rPr>
        <w:t xml:space="preserve"> </w:t>
      </w:r>
      <w:r w:rsidR="00C13888">
        <w:rPr>
          <w:bCs/>
        </w:rPr>
        <w:t xml:space="preserve">We compiled a rich dataset from various European official data sources, such as EUROSTAT and Eurobarometer, and used various modelling techniques, such as random forest simulation to identify and test additional explanatory variables which we could integrate into our piracy models. </w:t>
      </w:r>
    </w:p>
    <w:p w14:paraId="44E24010" w14:textId="77777777" w:rsidR="00165A5B" w:rsidRPr="00165A5B" w:rsidRDefault="00165A5B" w:rsidP="00E433F7">
      <w:pPr>
        <w:jc w:val="both"/>
        <w:rPr>
          <w:bCs/>
          <w:i/>
        </w:rPr>
      </w:pPr>
    </w:p>
    <w:p w14:paraId="5DE5E652" w14:textId="5102ACBE" w:rsidR="00EE46DB" w:rsidRPr="00EE46DB" w:rsidRDefault="00EE46DB" w:rsidP="00C13888">
      <w:pPr>
        <w:pStyle w:val="Heading1"/>
        <w:numPr>
          <w:ilvl w:val="0"/>
          <w:numId w:val="3"/>
        </w:numPr>
      </w:pPr>
      <w:bookmarkStart w:id="1" w:name="data-overview-descriptives"/>
      <w:bookmarkEnd w:id="0"/>
      <w:r w:rsidRPr="00EE46DB">
        <w:t>Data overview &amp; descriptive</w:t>
      </w:r>
      <w:bookmarkEnd w:id="1"/>
      <w:r w:rsidR="00C50742">
        <w:t xml:space="preserve"> statistics </w:t>
      </w:r>
    </w:p>
    <w:p w14:paraId="046EBA95" w14:textId="77777777" w:rsidR="00C13888" w:rsidRDefault="00C13888" w:rsidP="00E433F7">
      <w:pPr>
        <w:jc w:val="both"/>
        <w:rPr>
          <w:bCs/>
        </w:rPr>
      </w:pPr>
    </w:p>
    <w:p w14:paraId="57C1B30D" w14:textId="62B097E5" w:rsidR="00EE46DB" w:rsidRPr="00EE46DB" w:rsidRDefault="00E030BA" w:rsidP="00E433F7">
      <w:pPr>
        <w:jc w:val="both"/>
        <w:rPr>
          <w:bCs/>
        </w:rPr>
      </w:pPr>
      <w:r>
        <w:rPr>
          <w:bCs/>
        </w:rPr>
        <w:t xml:space="preserve">Multiple sites offer access to books in the LibGen database. </w:t>
      </w:r>
      <w:r w:rsidR="00EE46DB" w:rsidRPr="00EE46DB">
        <w:rPr>
          <w:bCs/>
        </w:rPr>
        <w:t xml:space="preserve">The dataset we analyze herein is a weblog of one of </w:t>
      </w:r>
      <w:r>
        <w:rPr>
          <w:bCs/>
        </w:rPr>
        <w:t xml:space="preserve">such </w:t>
      </w:r>
      <w:r w:rsidR="00EE46DB" w:rsidRPr="00EE46DB">
        <w:rPr>
          <w:bCs/>
        </w:rPr>
        <w:t>LibGen mirror sites</w:t>
      </w:r>
      <w:r>
        <w:rPr>
          <w:bCs/>
        </w:rPr>
        <w:t>, which has been in continuous operation since at least 2012</w:t>
      </w:r>
      <w:r w:rsidR="00EE46DB" w:rsidRPr="00EE46DB">
        <w:rPr>
          <w:bCs/>
        </w:rPr>
        <w:t xml:space="preserve">. </w:t>
      </w:r>
      <w:r>
        <w:rPr>
          <w:bCs/>
        </w:rPr>
        <w:t xml:space="preserve">The data </w:t>
      </w:r>
      <w:r w:rsidR="00EE46DB" w:rsidRPr="00EE46DB">
        <w:rPr>
          <w:bCs/>
        </w:rPr>
        <w:t>was provided to us by an anonymous administrator through private correspondence during 2015.</w:t>
      </w:r>
      <w:r w:rsidR="001A159C">
        <w:rPr>
          <w:bCs/>
        </w:rPr>
        <w:t xml:space="preserve"> </w:t>
      </w:r>
      <w:r w:rsidR="004B0274">
        <w:rPr>
          <w:bCs/>
        </w:rPr>
        <w:t>Each</w:t>
      </w:r>
      <w:r w:rsidR="001A159C">
        <w:rPr>
          <w:bCs/>
        </w:rPr>
        <w:t xml:space="preserve"> record in the dataset contained a timestamp, a unique </w:t>
      </w:r>
      <w:r w:rsidR="00C54DD9">
        <w:rPr>
          <w:bCs/>
        </w:rPr>
        <w:t xml:space="preserve">document ID </w:t>
      </w:r>
      <w:r w:rsidR="001A159C">
        <w:rPr>
          <w:bCs/>
        </w:rPr>
        <w:t xml:space="preserve">from the </w:t>
      </w:r>
      <w:proofErr w:type="spellStart"/>
      <w:r w:rsidR="001A159C">
        <w:rPr>
          <w:bCs/>
        </w:rPr>
        <w:t>LibGen</w:t>
      </w:r>
      <w:proofErr w:type="spellEnd"/>
      <w:r w:rsidR="001A159C">
        <w:rPr>
          <w:bCs/>
        </w:rPr>
        <w:t xml:space="preserve"> catalogue, </w:t>
      </w:r>
      <w:r w:rsidR="00372128">
        <w:rPr>
          <w:bCs/>
        </w:rPr>
        <w:t xml:space="preserve">and an IP address. We converted IP addresses to Geolocation data using </w:t>
      </w:r>
      <w:proofErr w:type="spellStart"/>
      <w:r w:rsidR="00A21245">
        <w:rPr>
          <w:bCs/>
        </w:rPr>
        <w:t>Maxmind</w:t>
      </w:r>
      <w:proofErr w:type="spellEnd"/>
      <w:r w:rsidR="00A21245">
        <w:rPr>
          <w:rStyle w:val="FootnoteReference"/>
          <w:bCs/>
        </w:rPr>
        <w:footnoteReference w:id="5"/>
      </w:r>
      <w:r w:rsidR="00A21245">
        <w:rPr>
          <w:bCs/>
        </w:rPr>
        <w:t xml:space="preserve">’s </w:t>
      </w:r>
      <w:proofErr w:type="spellStart"/>
      <w:r w:rsidR="00A21245">
        <w:rPr>
          <w:bCs/>
        </w:rPr>
        <w:t>GeoIP</w:t>
      </w:r>
      <w:proofErr w:type="spellEnd"/>
      <w:r w:rsidR="00A21245">
        <w:rPr>
          <w:bCs/>
        </w:rPr>
        <w:t xml:space="preserve"> database, and discarded the IP addresses. </w:t>
      </w:r>
      <w:r w:rsidR="00EE46DB" w:rsidRPr="00EE46DB">
        <w:rPr>
          <w:bCs/>
        </w:rPr>
        <w:t xml:space="preserve">After </w:t>
      </w:r>
      <w:r w:rsidR="00414DCD">
        <w:rPr>
          <w:bCs/>
        </w:rPr>
        <w:t xml:space="preserve">the removal of </w:t>
      </w:r>
      <w:r w:rsidR="00A21245">
        <w:rPr>
          <w:bCs/>
        </w:rPr>
        <w:t xml:space="preserve">obvious </w:t>
      </w:r>
      <w:r w:rsidR="00EE46DB" w:rsidRPr="00EE46DB">
        <w:rPr>
          <w:bCs/>
        </w:rPr>
        <w:t>bot traffic</w:t>
      </w:r>
      <w:r w:rsidR="007E60F6">
        <w:rPr>
          <w:rStyle w:val="FootnoteReference"/>
          <w:bCs/>
        </w:rPr>
        <w:footnoteReference w:id="6"/>
      </w:r>
      <w:r w:rsidR="00EE46DB" w:rsidRPr="00EE46DB">
        <w:rPr>
          <w:bCs/>
        </w:rPr>
        <w:t xml:space="preserve">, the logs contained 16.133.680 records over a period of 135 days from between 09/27/2014 and 03/01/2015. </w:t>
      </w:r>
      <w:r w:rsidR="00414DCD">
        <w:rPr>
          <w:bCs/>
        </w:rPr>
        <w:t xml:space="preserve">Figure 1 shows the daily </w:t>
      </w:r>
      <w:r w:rsidR="009D0118">
        <w:rPr>
          <w:bCs/>
        </w:rPr>
        <w:t xml:space="preserve">number </w:t>
      </w:r>
      <w:r w:rsidR="00414DCD">
        <w:rPr>
          <w:bCs/>
        </w:rPr>
        <w:t xml:space="preserve">of downloads. </w:t>
      </w:r>
      <w:r w:rsidR="004B0274">
        <w:rPr>
          <w:bCs/>
        </w:rPr>
        <w:t>Except for</w:t>
      </w:r>
      <w:r w:rsidR="00414DCD">
        <w:rPr>
          <w:bCs/>
        </w:rPr>
        <w:t xml:space="preserve"> two </w:t>
      </w:r>
      <w:r w:rsidR="00907151">
        <w:rPr>
          <w:bCs/>
        </w:rPr>
        <w:t>periods with no data, the logs raise no apparent doubts about the validity of the information within.</w:t>
      </w:r>
    </w:p>
    <w:p w14:paraId="12186F9A" w14:textId="77777777" w:rsidR="00F93767" w:rsidRDefault="00414DCD" w:rsidP="00E433F7">
      <w:pPr>
        <w:keepNext/>
        <w:jc w:val="both"/>
      </w:pPr>
      <w:r>
        <w:rPr>
          <w:noProof/>
        </w:rPr>
        <w:lastRenderedPageBreak/>
        <w:drawing>
          <wp:inline distT="0" distB="0" distL="0" distR="0" wp14:anchorId="62882433" wp14:editId="3A1A5667">
            <wp:extent cx="5562600" cy="27432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E7E1626" w14:textId="4CE790E5" w:rsidR="00414DCD" w:rsidRDefault="00F93767" w:rsidP="00E433F7">
      <w:pPr>
        <w:pStyle w:val="Caption"/>
        <w:jc w:val="both"/>
        <w:rPr>
          <w:bCs/>
        </w:rPr>
      </w:pPr>
      <w:r>
        <w:t xml:space="preserve">Figure </w:t>
      </w:r>
      <w:r w:rsidR="00E64E9D">
        <w:fldChar w:fldCharType="begin"/>
      </w:r>
      <w:r w:rsidR="00E64E9D">
        <w:instrText xml:space="preserve"> SEQ Figure \* ARABIC </w:instrText>
      </w:r>
      <w:r w:rsidR="00E64E9D">
        <w:fldChar w:fldCharType="separate"/>
      </w:r>
      <w:r w:rsidR="00927D97">
        <w:rPr>
          <w:noProof/>
        </w:rPr>
        <w:t>1</w:t>
      </w:r>
      <w:r w:rsidR="00E64E9D">
        <w:rPr>
          <w:noProof/>
        </w:rPr>
        <w:fldChar w:fldCharType="end"/>
      </w:r>
      <w:r>
        <w:t>: Daily aggregate download volumes</w:t>
      </w:r>
    </w:p>
    <w:p w14:paraId="56249A47" w14:textId="77777777" w:rsidR="00414DCD" w:rsidRDefault="00414DCD" w:rsidP="00E433F7">
      <w:pPr>
        <w:jc w:val="both"/>
        <w:rPr>
          <w:bCs/>
        </w:rPr>
      </w:pPr>
    </w:p>
    <w:p w14:paraId="553F73E7" w14:textId="6A3B8815" w:rsidR="00EE46DB" w:rsidRDefault="00414DCD" w:rsidP="00E433F7">
      <w:pPr>
        <w:jc w:val="both"/>
        <w:rPr>
          <w:bCs/>
        </w:rPr>
      </w:pPr>
      <w:r w:rsidRPr="00EE46DB">
        <w:rPr>
          <w:bCs/>
        </w:rPr>
        <w:t>In May 2015, at the end of the observed period the LibGen database contained little more than 1.6 m</w:t>
      </w:r>
      <w:r>
        <w:rPr>
          <w:bCs/>
        </w:rPr>
        <w:t>illion records. The weblogs ref</w:t>
      </w:r>
      <w:r w:rsidRPr="00EE46DB">
        <w:rPr>
          <w:bCs/>
        </w:rPr>
        <w:t>e</w:t>
      </w:r>
      <w:r>
        <w:rPr>
          <w:bCs/>
        </w:rPr>
        <w:t>r</w:t>
      </w:r>
      <w:r w:rsidRPr="00EE46DB">
        <w:rPr>
          <w:bCs/>
        </w:rPr>
        <w:t>red to the download of 760.868 books from the LibGen catalogue.</w:t>
      </w:r>
      <w:r>
        <w:rPr>
          <w:bCs/>
        </w:rPr>
        <w:t xml:space="preserve"> </w:t>
      </w:r>
      <w:r w:rsidR="0029662D">
        <w:rPr>
          <w:bCs/>
        </w:rPr>
        <w:t xml:space="preserve">Compared to the data from 3 years earlier </w:t>
      </w:r>
      <w:r w:rsidR="0029662D" w:rsidRPr="00EE46DB">
        <w:rPr>
          <w:bCs/>
        </w:rPr>
        <w:t xml:space="preserve">from the same source </w:t>
      </w:r>
      <w:r w:rsidR="0029662D">
        <w:rPr>
          <w:bCs/>
        </w:rPr>
        <w:t xml:space="preserve"> </w:t>
      </w:r>
      <w:r w:rsidR="0029662D">
        <w:rPr>
          <w:bCs/>
        </w:rPr>
        <w:fldChar w:fldCharType="begin"/>
      </w:r>
      <w:r w:rsidR="0050605B">
        <w:rPr>
          <w:bCs/>
        </w:rPr>
        <w:instrText xml:space="preserve"> ADDIN ZOTERO_ITEM CSL_CITATION {"citationID":"31nq7d8g","properties":{"formattedCitation":"(Bod\\uc0\\u243{} 2018a)","plainCitation":"(Bodó 2018a)","noteIndex":0},"citationItems":[{"id":2156,"uris":["http://zotero.org/users/5580658/items/DRR2ICBC"],"uri":["http://zotero.org/users/5580658/items/DRR2ICBC"],"itemData":{"id":2156,"type":"chapter","container-title":"Shadow Libraries - Access to Knowledge in Global Higher Education","event-place":"Cambridge, MA","note":"Citation Key: Bodo2018","publisher":"MIT Press","publisher-place":"Cambridge, MA","title":"Library Genesis in Numbers: Mapping the Underground Flow of Knowledge","author":[{"family":"Bodó","given":"Balázs"}],"editor":[{"family":"Karaganis","given":"Joe"}],"issued":{"date-parts":[["2018"]]}}}],"schema":"https://github.com/citation-style-language/schema/raw/master/csl-citation.json"} </w:instrText>
      </w:r>
      <w:r w:rsidR="0029662D">
        <w:rPr>
          <w:bCs/>
        </w:rPr>
        <w:fldChar w:fldCharType="separate"/>
      </w:r>
      <w:r w:rsidR="0029662D" w:rsidRPr="0029662D">
        <w:rPr>
          <w:rFonts w:ascii="Calibri" w:hAnsi="Calibri" w:cs="Calibri"/>
          <w:szCs w:val="24"/>
        </w:rPr>
        <w:t>(Bodó 2018a)</w:t>
      </w:r>
      <w:r w:rsidR="0029662D">
        <w:rPr>
          <w:bCs/>
        </w:rPr>
        <w:fldChar w:fldCharType="end"/>
      </w:r>
      <w:r w:rsidR="0029662D">
        <w:rPr>
          <w:bCs/>
        </w:rPr>
        <w:t xml:space="preserve">, </w:t>
      </w:r>
      <w:r w:rsidR="007779B4">
        <w:rPr>
          <w:bCs/>
        </w:rPr>
        <w:t>the cat</w:t>
      </w:r>
      <w:r w:rsidR="002101C3">
        <w:rPr>
          <w:bCs/>
        </w:rPr>
        <w:t>a</w:t>
      </w:r>
      <w:r w:rsidR="007779B4">
        <w:rPr>
          <w:bCs/>
        </w:rPr>
        <w:t>l</w:t>
      </w:r>
      <w:r w:rsidR="002101C3">
        <w:rPr>
          <w:bCs/>
        </w:rPr>
        <w:t>ogue grew by half a million records from ~836 thousand to ~1.300.000, while the average daily download volume grew more than threefold from ~41.000 downloads /day to ~136</w:t>
      </w:r>
      <w:r w:rsidR="00D6378B">
        <w:rPr>
          <w:bCs/>
        </w:rPr>
        <w:t>.</w:t>
      </w:r>
      <w:r w:rsidR="002101C3">
        <w:rPr>
          <w:bCs/>
        </w:rPr>
        <w:t>000 downloads / day.</w:t>
      </w:r>
    </w:p>
    <w:p w14:paraId="7E4E4426" w14:textId="77777777" w:rsidR="000D7E5A" w:rsidRDefault="000D7E5A" w:rsidP="00E433F7">
      <w:pPr>
        <w:jc w:val="both"/>
        <w:rPr>
          <w:bCs/>
        </w:rPr>
      </w:pPr>
      <w:r>
        <w:rPr>
          <w:bCs/>
        </w:rPr>
        <w:t>In Table 1 we listed the first 20 countries by absolute download volume. In the last two columns we listed average daily</w:t>
      </w:r>
      <w:r w:rsidR="00F93767">
        <w:rPr>
          <w:bCs/>
        </w:rPr>
        <w:t xml:space="preserve"> download per million inhabitan</w:t>
      </w:r>
      <w:r>
        <w:rPr>
          <w:bCs/>
        </w:rPr>
        <w:t>t</w:t>
      </w:r>
      <w:r w:rsidR="00F93767">
        <w:rPr>
          <w:bCs/>
        </w:rPr>
        <w:t>s</w:t>
      </w:r>
      <w:r>
        <w:rPr>
          <w:bCs/>
        </w:rPr>
        <w:t>, and the rank of the country by per capita downloads.</w:t>
      </w:r>
    </w:p>
    <w:tbl>
      <w:tblPr>
        <w:tblStyle w:val="PlainTable3"/>
        <w:tblW w:w="9612" w:type="dxa"/>
        <w:tblLook w:val="04A0" w:firstRow="1" w:lastRow="0" w:firstColumn="1" w:lastColumn="0" w:noHBand="0" w:noVBand="1"/>
      </w:tblPr>
      <w:tblGrid>
        <w:gridCol w:w="540"/>
        <w:gridCol w:w="2430"/>
        <w:gridCol w:w="1800"/>
        <w:gridCol w:w="2499"/>
        <w:gridCol w:w="2343"/>
      </w:tblGrid>
      <w:tr w:rsidR="006C3C37" w:rsidRPr="00C54DD9" w14:paraId="5CEE75F1" w14:textId="77777777" w:rsidTr="00C54DD9">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540" w:type="dxa"/>
            <w:noWrap/>
            <w:hideMark/>
          </w:tcPr>
          <w:p w14:paraId="1B9960D7" w14:textId="77777777" w:rsidR="006C3C37" w:rsidRPr="00C54DD9" w:rsidRDefault="006C3C37" w:rsidP="00E433F7">
            <w:pPr>
              <w:jc w:val="both"/>
              <w:rPr>
                <w:rFonts w:cstheme="minorHAnsi"/>
                <w:sz w:val="16"/>
                <w:szCs w:val="16"/>
              </w:rPr>
            </w:pPr>
          </w:p>
        </w:tc>
        <w:tc>
          <w:tcPr>
            <w:tcW w:w="2430" w:type="dxa"/>
            <w:noWrap/>
            <w:hideMark/>
          </w:tcPr>
          <w:p w14:paraId="6624D578" w14:textId="400AFA24" w:rsidR="006C3C37" w:rsidRPr="00C54DD9" w:rsidRDefault="006C3C37" w:rsidP="00E433F7">
            <w:pPr>
              <w:jc w:val="both"/>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Country</w:t>
            </w:r>
            <w:r w:rsidR="00C54DD9" w:rsidRPr="00C54DD9">
              <w:rPr>
                <w:rFonts w:cstheme="minorHAnsi"/>
                <w:sz w:val="16"/>
                <w:szCs w:val="16"/>
              </w:rPr>
              <w:t xml:space="preserve"> </w:t>
            </w:r>
          </w:p>
          <w:p w14:paraId="2E1E53BB" w14:textId="77777777" w:rsidR="006C3C37" w:rsidRPr="00C54DD9" w:rsidRDefault="006C3C37" w:rsidP="00E433F7">
            <w:pPr>
              <w:jc w:val="both"/>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name</w:t>
            </w:r>
          </w:p>
        </w:tc>
        <w:tc>
          <w:tcPr>
            <w:tcW w:w="1800" w:type="dxa"/>
            <w:noWrap/>
            <w:hideMark/>
          </w:tcPr>
          <w:p w14:paraId="5C7EFF6E" w14:textId="4393DC2A"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Total</w:t>
            </w:r>
          </w:p>
          <w:p w14:paraId="0F19F847" w14:textId="77777777"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dowloads</w:t>
            </w:r>
          </w:p>
        </w:tc>
        <w:tc>
          <w:tcPr>
            <w:tcW w:w="2499" w:type="dxa"/>
            <w:noWrap/>
            <w:hideMark/>
          </w:tcPr>
          <w:p w14:paraId="7BEE5998" w14:textId="1A7205C9"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download</w:t>
            </w:r>
            <w:r w:rsidR="00C54DD9" w:rsidRPr="00C54DD9">
              <w:rPr>
                <w:rFonts w:cstheme="minorHAnsi"/>
                <w:sz w:val="16"/>
                <w:szCs w:val="16"/>
              </w:rPr>
              <w:t xml:space="preserve"> </w:t>
            </w:r>
            <w:r w:rsidRPr="00C54DD9">
              <w:rPr>
                <w:rFonts w:cstheme="minorHAnsi"/>
                <w:sz w:val="16"/>
                <w:szCs w:val="16"/>
              </w:rPr>
              <w:t>per</w:t>
            </w:r>
            <w:r w:rsidR="00C54DD9" w:rsidRPr="00C54DD9">
              <w:rPr>
                <w:rFonts w:cstheme="minorHAnsi"/>
                <w:sz w:val="16"/>
                <w:szCs w:val="16"/>
              </w:rPr>
              <w:t xml:space="preserve"> </w:t>
            </w:r>
            <w:r w:rsidR="00006ED1" w:rsidRPr="00C54DD9">
              <w:rPr>
                <w:rFonts w:cstheme="minorHAnsi"/>
                <w:sz w:val="16"/>
                <w:szCs w:val="16"/>
              </w:rPr>
              <w:t>DAY</w:t>
            </w:r>
          </w:p>
          <w:p w14:paraId="01F00E57" w14:textId="4D026046" w:rsidR="006C3C37" w:rsidRPr="00C54DD9" w:rsidRDefault="00006ED1"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PER</w:t>
            </w:r>
            <w:r w:rsidR="00C54DD9" w:rsidRPr="00C54DD9">
              <w:rPr>
                <w:rFonts w:cstheme="minorHAnsi"/>
                <w:sz w:val="16"/>
                <w:szCs w:val="16"/>
              </w:rPr>
              <w:t xml:space="preserve"> </w:t>
            </w:r>
            <w:r w:rsidR="006C3C37" w:rsidRPr="00C54DD9">
              <w:rPr>
                <w:rFonts w:cstheme="minorHAnsi"/>
                <w:sz w:val="16"/>
                <w:szCs w:val="16"/>
              </w:rPr>
              <w:t>million</w:t>
            </w:r>
          </w:p>
        </w:tc>
        <w:tc>
          <w:tcPr>
            <w:tcW w:w="0" w:type="auto"/>
            <w:noWrap/>
            <w:hideMark/>
          </w:tcPr>
          <w:p w14:paraId="7162C54B" w14:textId="2354B149"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per</w:t>
            </w:r>
            <w:r w:rsidR="00C54DD9" w:rsidRPr="00C54DD9">
              <w:rPr>
                <w:rFonts w:cstheme="minorHAnsi"/>
                <w:sz w:val="16"/>
                <w:szCs w:val="16"/>
              </w:rPr>
              <w:t xml:space="preserve"> </w:t>
            </w:r>
            <w:r w:rsidRPr="00C54DD9">
              <w:rPr>
                <w:rFonts w:cstheme="minorHAnsi"/>
                <w:sz w:val="16"/>
                <w:szCs w:val="16"/>
              </w:rPr>
              <w:t>capita</w:t>
            </w:r>
          </w:p>
          <w:p w14:paraId="7551C48E" w14:textId="3AE22F9F" w:rsidR="006C3C37" w:rsidRPr="00C54DD9" w:rsidRDefault="006C3C37" w:rsidP="00C54DD9">
            <w:pPr>
              <w:jc w:val="center"/>
              <w:cnfStyle w:val="100000000000" w:firstRow="1"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download</w:t>
            </w:r>
            <w:r w:rsidR="00C54DD9" w:rsidRPr="00C54DD9">
              <w:rPr>
                <w:rFonts w:cstheme="minorHAnsi"/>
                <w:sz w:val="16"/>
                <w:szCs w:val="16"/>
              </w:rPr>
              <w:t xml:space="preserve"> </w:t>
            </w:r>
            <w:r w:rsidRPr="00C54DD9">
              <w:rPr>
                <w:rFonts w:cstheme="minorHAnsi"/>
                <w:sz w:val="16"/>
                <w:szCs w:val="16"/>
              </w:rPr>
              <w:t>rank</w:t>
            </w:r>
          </w:p>
        </w:tc>
      </w:tr>
      <w:tr w:rsidR="006C3C37" w:rsidRPr="00C54DD9" w14:paraId="13B6F5D5"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432F9038" w14:textId="77777777" w:rsidR="006C3C37" w:rsidRPr="00C54DD9" w:rsidRDefault="006C3C37" w:rsidP="00E433F7">
            <w:pPr>
              <w:jc w:val="both"/>
              <w:rPr>
                <w:rFonts w:cstheme="minorHAnsi"/>
                <w:sz w:val="16"/>
                <w:szCs w:val="16"/>
              </w:rPr>
            </w:pPr>
            <w:r w:rsidRPr="00C54DD9">
              <w:rPr>
                <w:rFonts w:cstheme="minorHAnsi"/>
                <w:sz w:val="16"/>
                <w:szCs w:val="16"/>
              </w:rPr>
              <w:t>1</w:t>
            </w:r>
          </w:p>
        </w:tc>
        <w:tc>
          <w:tcPr>
            <w:tcW w:w="2430" w:type="dxa"/>
            <w:noWrap/>
            <w:hideMark/>
          </w:tcPr>
          <w:p w14:paraId="12BC7CE1"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United States</w:t>
            </w:r>
          </w:p>
        </w:tc>
        <w:tc>
          <w:tcPr>
            <w:tcW w:w="1800" w:type="dxa"/>
            <w:noWrap/>
            <w:hideMark/>
          </w:tcPr>
          <w:p w14:paraId="640F709E"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1726657</w:t>
            </w:r>
          </w:p>
        </w:tc>
        <w:tc>
          <w:tcPr>
            <w:tcW w:w="2499" w:type="dxa"/>
            <w:noWrap/>
            <w:hideMark/>
          </w:tcPr>
          <w:p w14:paraId="3F605609"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39.88</w:t>
            </w:r>
          </w:p>
        </w:tc>
        <w:tc>
          <w:tcPr>
            <w:tcW w:w="0" w:type="auto"/>
            <w:noWrap/>
            <w:hideMark/>
          </w:tcPr>
          <w:p w14:paraId="6DD15BAD"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48</w:t>
            </w:r>
          </w:p>
        </w:tc>
      </w:tr>
      <w:tr w:rsidR="006C3C37" w:rsidRPr="00C54DD9" w14:paraId="2164D2F0"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6D01BB20" w14:textId="77777777" w:rsidR="006C3C37" w:rsidRPr="00C54DD9" w:rsidRDefault="006C3C37" w:rsidP="00E433F7">
            <w:pPr>
              <w:jc w:val="both"/>
              <w:rPr>
                <w:rFonts w:cstheme="minorHAnsi"/>
                <w:sz w:val="16"/>
                <w:szCs w:val="16"/>
              </w:rPr>
            </w:pPr>
            <w:r w:rsidRPr="00C54DD9">
              <w:rPr>
                <w:rFonts w:cstheme="minorHAnsi"/>
                <w:sz w:val="16"/>
                <w:szCs w:val="16"/>
              </w:rPr>
              <w:t>2</w:t>
            </w:r>
          </w:p>
        </w:tc>
        <w:tc>
          <w:tcPr>
            <w:tcW w:w="2430" w:type="dxa"/>
            <w:noWrap/>
            <w:hideMark/>
          </w:tcPr>
          <w:p w14:paraId="7674B727"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India</w:t>
            </w:r>
          </w:p>
        </w:tc>
        <w:tc>
          <w:tcPr>
            <w:tcW w:w="1800" w:type="dxa"/>
            <w:noWrap/>
            <w:hideMark/>
          </w:tcPr>
          <w:p w14:paraId="76A34F2C"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1270060</w:t>
            </w:r>
          </w:p>
        </w:tc>
        <w:tc>
          <w:tcPr>
            <w:tcW w:w="2499" w:type="dxa"/>
            <w:noWrap/>
            <w:hideMark/>
          </w:tcPr>
          <w:p w14:paraId="72213C7F"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7.19</w:t>
            </w:r>
          </w:p>
        </w:tc>
        <w:tc>
          <w:tcPr>
            <w:tcW w:w="0" w:type="auto"/>
            <w:noWrap/>
            <w:hideMark/>
          </w:tcPr>
          <w:p w14:paraId="001ADB89"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126</w:t>
            </w:r>
          </w:p>
        </w:tc>
      </w:tr>
      <w:tr w:rsidR="006C3C37" w:rsidRPr="00C54DD9" w14:paraId="57C19150"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33FD158F" w14:textId="77777777" w:rsidR="006C3C37" w:rsidRPr="00C54DD9" w:rsidRDefault="006C3C37" w:rsidP="00E433F7">
            <w:pPr>
              <w:jc w:val="both"/>
              <w:rPr>
                <w:rFonts w:cstheme="minorHAnsi"/>
                <w:sz w:val="16"/>
                <w:szCs w:val="16"/>
              </w:rPr>
            </w:pPr>
            <w:r w:rsidRPr="00C54DD9">
              <w:rPr>
                <w:rFonts w:cstheme="minorHAnsi"/>
                <w:sz w:val="16"/>
                <w:szCs w:val="16"/>
              </w:rPr>
              <w:t>3</w:t>
            </w:r>
          </w:p>
        </w:tc>
        <w:tc>
          <w:tcPr>
            <w:tcW w:w="2430" w:type="dxa"/>
            <w:noWrap/>
            <w:hideMark/>
          </w:tcPr>
          <w:p w14:paraId="0F30E50C"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Germany</w:t>
            </w:r>
          </w:p>
        </w:tc>
        <w:tc>
          <w:tcPr>
            <w:tcW w:w="1800" w:type="dxa"/>
            <w:noWrap/>
            <w:hideMark/>
          </w:tcPr>
          <w:p w14:paraId="61CFA585"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774429</w:t>
            </w:r>
          </w:p>
        </w:tc>
        <w:tc>
          <w:tcPr>
            <w:tcW w:w="2499" w:type="dxa"/>
            <w:noWrap/>
            <w:hideMark/>
          </w:tcPr>
          <w:p w14:paraId="760DC6F0"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70.23</w:t>
            </w:r>
          </w:p>
        </w:tc>
        <w:tc>
          <w:tcPr>
            <w:tcW w:w="0" w:type="auto"/>
            <w:noWrap/>
            <w:hideMark/>
          </w:tcPr>
          <w:p w14:paraId="0995ED69"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20</w:t>
            </w:r>
          </w:p>
        </w:tc>
      </w:tr>
      <w:tr w:rsidR="006C3C37" w:rsidRPr="00C54DD9" w14:paraId="70BCA1D6"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37F07E6F" w14:textId="77777777" w:rsidR="006C3C37" w:rsidRPr="00C54DD9" w:rsidRDefault="006C3C37" w:rsidP="00E433F7">
            <w:pPr>
              <w:jc w:val="both"/>
              <w:rPr>
                <w:rFonts w:cstheme="minorHAnsi"/>
                <w:sz w:val="16"/>
                <w:szCs w:val="16"/>
              </w:rPr>
            </w:pPr>
            <w:r w:rsidRPr="00C54DD9">
              <w:rPr>
                <w:rFonts w:cstheme="minorHAnsi"/>
                <w:sz w:val="16"/>
                <w:szCs w:val="16"/>
              </w:rPr>
              <w:t>4</w:t>
            </w:r>
          </w:p>
        </w:tc>
        <w:tc>
          <w:tcPr>
            <w:tcW w:w="2430" w:type="dxa"/>
            <w:noWrap/>
            <w:hideMark/>
          </w:tcPr>
          <w:p w14:paraId="202F3008"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United Kingdom</w:t>
            </w:r>
          </w:p>
        </w:tc>
        <w:tc>
          <w:tcPr>
            <w:tcW w:w="1800" w:type="dxa"/>
            <w:noWrap/>
            <w:hideMark/>
          </w:tcPr>
          <w:p w14:paraId="4D52763A"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606525</w:t>
            </w:r>
          </w:p>
        </w:tc>
        <w:tc>
          <w:tcPr>
            <w:tcW w:w="2499" w:type="dxa"/>
            <w:noWrap/>
            <w:hideMark/>
          </w:tcPr>
          <w:p w14:paraId="6F8E684F"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68.98</w:t>
            </w:r>
          </w:p>
        </w:tc>
        <w:tc>
          <w:tcPr>
            <w:tcW w:w="0" w:type="auto"/>
            <w:noWrap/>
            <w:hideMark/>
          </w:tcPr>
          <w:p w14:paraId="4544855A"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21</w:t>
            </w:r>
          </w:p>
        </w:tc>
      </w:tr>
      <w:tr w:rsidR="006C3C37" w:rsidRPr="00C54DD9" w14:paraId="2FA7377F"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0F998E46" w14:textId="77777777" w:rsidR="006C3C37" w:rsidRPr="00C54DD9" w:rsidRDefault="006C3C37" w:rsidP="00E433F7">
            <w:pPr>
              <w:jc w:val="both"/>
              <w:rPr>
                <w:rFonts w:cstheme="minorHAnsi"/>
                <w:sz w:val="16"/>
                <w:szCs w:val="16"/>
              </w:rPr>
            </w:pPr>
            <w:r w:rsidRPr="00C54DD9">
              <w:rPr>
                <w:rFonts w:cstheme="minorHAnsi"/>
                <w:sz w:val="16"/>
                <w:szCs w:val="16"/>
              </w:rPr>
              <w:t>5</w:t>
            </w:r>
          </w:p>
        </w:tc>
        <w:tc>
          <w:tcPr>
            <w:tcW w:w="2430" w:type="dxa"/>
            <w:noWrap/>
            <w:hideMark/>
          </w:tcPr>
          <w:p w14:paraId="10F3CCE7"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Iran, Islamic Republic of</w:t>
            </w:r>
          </w:p>
        </w:tc>
        <w:tc>
          <w:tcPr>
            <w:tcW w:w="1800" w:type="dxa"/>
            <w:noWrap/>
            <w:hideMark/>
          </w:tcPr>
          <w:p w14:paraId="7408799B"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545477</w:t>
            </w:r>
          </w:p>
        </w:tc>
        <w:tc>
          <w:tcPr>
            <w:tcW w:w="2499" w:type="dxa"/>
            <w:noWrap/>
            <w:hideMark/>
          </w:tcPr>
          <w:p w14:paraId="042E184A"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50.91</w:t>
            </w:r>
          </w:p>
        </w:tc>
        <w:tc>
          <w:tcPr>
            <w:tcW w:w="0" w:type="auto"/>
            <w:noWrap/>
            <w:hideMark/>
          </w:tcPr>
          <w:p w14:paraId="77666E6D"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38</w:t>
            </w:r>
          </w:p>
        </w:tc>
      </w:tr>
      <w:tr w:rsidR="006C3C37" w:rsidRPr="00C54DD9" w14:paraId="3349957C"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3D08CC31" w14:textId="77777777" w:rsidR="006C3C37" w:rsidRPr="00C54DD9" w:rsidRDefault="006C3C37" w:rsidP="00E433F7">
            <w:pPr>
              <w:jc w:val="both"/>
              <w:rPr>
                <w:rFonts w:cstheme="minorHAnsi"/>
                <w:sz w:val="16"/>
                <w:szCs w:val="16"/>
              </w:rPr>
            </w:pPr>
            <w:r w:rsidRPr="00C54DD9">
              <w:rPr>
                <w:rFonts w:cstheme="minorHAnsi"/>
                <w:sz w:val="16"/>
                <w:szCs w:val="16"/>
              </w:rPr>
              <w:t>6</w:t>
            </w:r>
          </w:p>
        </w:tc>
        <w:tc>
          <w:tcPr>
            <w:tcW w:w="2430" w:type="dxa"/>
            <w:noWrap/>
            <w:hideMark/>
          </w:tcPr>
          <w:p w14:paraId="158E5177"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China</w:t>
            </w:r>
          </w:p>
        </w:tc>
        <w:tc>
          <w:tcPr>
            <w:tcW w:w="1800" w:type="dxa"/>
            <w:noWrap/>
            <w:hideMark/>
          </w:tcPr>
          <w:p w14:paraId="0FD7F7A8"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543992</w:t>
            </w:r>
          </w:p>
        </w:tc>
        <w:tc>
          <w:tcPr>
            <w:tcW w:w="2499" w:type="dxa"/>
            <w:noWrap/>
            <w:hideMark/>
          </w:tcPr>
          <w:p w14:paraId="6B44AF10"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2.94</w:t>
            </w:r>
          </w:p>
        </w:tc>
        <w:tc>
          <w:tcPr>
            <w:tcW w:w="0" w:type="auto"/>
            <w:noWrap/>
            <w:hideMark/>
          </w:tcPr>
          <w:p w14:paraId="44FCDA25"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153</w:t>
            </w:r>
          </w:p>
        </w:tc>
      </w:tr>
      <w:tr w:rsidR="006C3C37" w:rsidRPr="00C54DD9" w14:paraId="67634A91"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28F879EF" w14:textId="77777777" w:rsidR="006C3C37" w:rsidRPr="00C54DD9" w:rsidRDefault="006C3C37" w:rsidP="00E433F7">
            <w:pPr>
              <w:jc w:val="both"/>
              <w:rPr>
                <w:rFonts w:cstheme="minorHAnsi"/>
                <w:sz w:val="16"/>
                <w:szCs w:val="16"/>
              </w:rPr>
            </w:pPr>
            <w:r w:rsidRPr="00C54DD9">
              <w:rPr>
                <w:rFonts w:cstheme="minorHAnsi"/>
                <w:sz w:val="16"/>
                <w:szCs w:val="16"/>
              </w:rPr>
              <w:t>7</w:t>
            </w:r>
          </w:p>
        </w:tc>
        <w:tc>
          <w:tcPr>
            <w:tcW w:w="2430" w:type="dxa"/>
            <w:noWrap/>
            <w:hideMark/>
          </w:tcPr>
          <w:p w14:paraId="5F6A8F07"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Italy</w:t>
            </w:r>
          </w:p>
        </w:tc>
        <w:tc>
          <w:tcPr>
            <w:tcW w:w="1800" w:type="dxa"/>
            <w:noWrap/>
            <w:hideMark/>
          </w:tcPr>
          <w:p w14:paraId="15FDEB25"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487971</w:t>
            </w:r>
          </w:p>
        </w:tc>
        <w:tc>
          <w:tcPr>
            <w:tcW w:w="2499" w:type="dxa"/>
            <w:noWrap/>
            <w:hideMark/>
          </w:tcPr>
          <w:p w14:paraId="4932979F"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59.52</w:t>
            </w:r>
          </w:p>
        </w:tc>
        <w:tc>
          <w:tcPr>
            <w:tcW w:w="0" w:type="auto"/>
            <w:noWrap/>
            <w:hideMark/>
          </w:tcPr>
          <w:p w14:paraId="34EF9CE8"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29</w:t>
            </w:r>
          </w:p>
        </w:tc>
      </w:tr>
      <w:tr w:rsidR="006C3C37" w:rsidRPr="00C54DD9" w14:paraId="0955F634"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67309828" w14:textId="77777777" w:rsidR="006C3C37" w:rsidRPr="00C54DD9" w:rsidRDefault="006C3C37" w:rsidP="00E433F7">
            <w:pPr>
              <w:jc w:val="both"/>
              <w:rPr>
                <w:rFonts w:cstheme="minorHAnsi"/>
                <w:sz w:val="16"/>
                <w:szCs w:val="16"/>
              </w:rPr>
            </w:pPr>
            <w:r w:rsidRPr="00C54DD9">
              <w:rPr>
                <w:rFonts w:cstheme="minorHAnsi"/>
                <w:sz w:val="16"/>
                <w:szCs w:val="16"/>
              </w:rPr>
              <w:t>8</w:t>
            </w:r>
          </w:p>
        </w:tc>
        <w:tc>
          <w:tcPr>
            <w:tcW w:w="2430" w:type="dxa"/>
            <w:noWrap/>
            <w:hideMark/>
          </w:tcPr>
          <w:p w14:paraId="4E4A1D8F"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Canada</w:t>
            </w:r>
          </w:p>
        </w:tc>
        <w:tc>
          <w:tcPr>
            <w:tcW w:w="1800" w:type="dxa"/>
            <w:noWrap/>
            <w:hideMark/>
          </w:tcPr>
          <w:p w14:paraId="0C5CC76D"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350133</w:t>
            </w:r>
          </w:p>
        </w:tc>
        <w:tc>
          <w:tcPr>
            <w:tcW w:w="2499" w:type="dxa"/>
            <w:noWrap/>
            <w:hideMark/>
          </w:tcPr>
          <w:p w14:paraId="5E5B5738"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72.38</w:t>
            </w:r>
          </w:p>
        </w:tc>
        <w:tc>
          <w:tcPr>
            <w:tcW w:w="0" w:type="auto"/>
            <w:noWrap/>
            <w:hideMark/>
          </w:tcPr>
          <w:p w14:paraId="712DE924"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18</w:t>
            </w:r>
          </w:p>
        </w:tc>
      </w:tr>
      <w:tr w:rsidR="006C3C37" w:rsidRPr="00C54DD9" w14:paraId="23A9A2CA"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41D2E090" w14:textId="77777777" w:rsidR="006C3C37" w:rsidRPr="00C54DD9" w:rsidRDefault="006C3C37" w:rsidP="00E433F7">
            <w:pPr>
              <w:jc w:val="both"/>
              <w:rPr>
                <w:rFonts w:cstheme="minorHAnsi"/>
                <w:sz w:val="16"/>
                <w:szCs w:val="16"/>
              </w:rPr>
            </w:pPr>
            <w:r w:rsidRPr="00C54DD9">
              <w:rPr>
                <w:rFonts w:cstheme="minorHAnsi"/>
                <w:sz w:val="16"/>
                <w:szCs w:val="16"/>
              </w:rPr>
              <w:t>9</w:t>
            </w:r>
          </w:p>
        </w:tc>
        <w:tc>
          <w:tcPr>
            <w:tcW w:w="2430" w:type="dxa"/>
            <w:noWrap/>
            <w:hideMark/>
          </w:tcPr>
          <w:p w14:paraId="51FDCC94"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Indonesia</w:t>
            </w:r>
          </w:p>
        </w:tc>
        <w:tc>
          <w:tcPr>
            <w:tcW w:w="1800" w:type="dxa"/>
            <w:noWrap/>
            <w:hideMark/>
          </w:tcPr>
          <w:p w14:paraId="109E228F"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338380</w:t>
            </w:r>
          </w:p>
        </w:tc>
        <w:tc>
          <w:tcPr>
            <w:tcW w:w="2499" w:type="dxa"/>
            <w:noWrap/>
            <w:hideMark/>
          </w:tcPr>
          <w:p w14:paraId="1DA084CB"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9.71</w:t>
            </w:r>
          </w:p>
        </w:tc>
        <w:tc>
          <w:tcPr>
            <w:tcW w:w="0" w:type="auto"/>
            <w:noWrap/>
            <w:hideMark/>
          </w:tcPr>
          <w:p w14:paraId="3213261B"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116</w:t>
            </w:r>
          </w:p>
        </w:tc>
      </w:tr>
      <w:tr w:rsidR="006C3C37" w:rsidRPr="00C54DD9" w14:paraId="67A3FA98"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3DD6F613" w14:textId="77777777" w:rsidR="006C3C37" w:rsidRPr="00C54DD9" w:rsidRDefault="006C3C37" w:rsidP="00E433F7">
            <w:pPr>
              <w:jc w:val="both"/>
              <w:rPr>
                <w:rFonts w:cstheme="minorHAnsi"/>
                <w:sz w:val="16"/>
                <w:szCs w:val="16"/>
              </w:rPr>
            </w:pPr>
            <w:r w:rsidRPr="00C54DD9">
              <w:rPr>
                <w:rFonts w:cstheme="minorHAnsi"/>
                <w:sz w:val="16"/>
                <w:szCs w:val="16"/>
              </w:rPr>
              <w:t>10</w:t>
            </w:r>
          </w:p>
        </w:tc>
        <w:tc>
          <w:tcPr>
            <w:tcW w:w="2430" w:type="dxa"/>
            <w:noWrap/>
            <w:hideMark/>
          </w:tcPr>
          <w:p w14:paraId="7AAB16CF"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Spain</w:t>
            </w:r>
          </w:p>
        </w:tc>
        <w:tc>
          <w:tcPr>
            <w:tcW w:w="1800" w:type="dxa"/>
            <w:noWrap/>
            <w:hideMark/>
          </w:tcPr>
          <w:p w14:paraId="1096F039"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337870</w:t>
            </w:r>
          </w:p>
        </w:tc>
        <w:tc>
          <w:tcPr>
            <w:tcW w:w="2499" w:type="dxa"/>
            <w:noWrap/>
            <w:hideMark/>
          </w:tcPr>
          <w:p w14:paraId="098A7947"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53.89</w:t>
            </w:r>
          </w:p>
        </w:tc>
        <w:tc>
          <w:tcPr>
            <w:tcW w:w="0" w:type="auto"/>
            <w:noWrap/>
            <w:hideMark/>
          </w:tcPr>
          <w:p w14:paraId="205B3F9C"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34</w:t>
            </w:r>
          </w:p>
        </w:tc>
      </w:tr>
      <w:tr w:rsidR="006C3C37" w:rsidRPr="00C54DD9" w14:paraId="501D9210"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18D17888" w14:textId="77777777" w:rsidR="006C3C37" w:rsidRPr="00C54DD9" w:rsidRDefault="006C3C37" w:rsidP="00E433F7">
            <w:pPr>
              <w:jc w:val="both"/>
              <w:rPr>
                <w:rFonts w:cstheme="minorHAnsi"/>
                <w:sz w:val="16"/>
                <w:szCs w:val="16"/>
              </w:rPr>
            </w:pPr>
            <w:r w:rsidRPr="00C54DD9">
              <w:rPr>
                <w:rFonts w:cstheme="minorHAnsi"/>
                <w:sz w:val="16"/>
                <w:szCs w:val="16"/>
              </w:rPr>
              <w:t>11</w:t>
            </w:r>
          </w:p>
        </w:tc>
        <w:tc>
          <w:tcPr>
            <w:tcW w:w="2430" w:type="dxa"/>
            <w:noWrap/>
            <w:hideMark/>
          </w:tcPr>
          <w:p w14:paraId="3709AEAE"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Turkey</w:t>
            </w:r>
          </w:p>
        </w:tc>
        <w:tc>
          <w:tcPr>
            <w:tcW w:w="1800" w:type="dxa"/>
            <w:noWrap/>
            <w:hideMark/>
          </w:tcPr>
          <w:p w14:paraId="097F28AC"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331262</w:t>
            </w:r>
          </w:p>
        </w:tc>
        <w:tc>
          <w:tcPr>
            <w:tcW w:w="2499" w:type="dxa"/>
            <w:noWrap/>
            <w:hideMark/>
          </w:tcPr>
          <w:p w14:paraId="6E4811B1"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31.35</w:t>
            </w:r>
          </w:p>
        </w:tc>
        <w:tc>
          <w:tcPr>
            <w:tcW w:w="0" w:type="auto"/>
            <w:noWrap/>
            <w:hideMark/>
          </w:tcPr>
          <w:p w14:paraId="5DDBB0E1"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60</w:t>
            </w:r>
          </w:p>
        </w:tc>
      </w:tr>
      <w:tr w:rsidR="006C3C37" w:rsidRPr="00C54DD9" w14:paraId="7FB611D3"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19793FFD" w14:textId="77777777" w:rsidR="006C3C37" w:rsidRPr="00C54DD9" w:rsidRDefault="006C3C37" w:rsidP="00E433F7">
            <w:pPr>
              <w:jc w:val="both"/>
              <w:rPr>
                <w:rFonts w:cstheme="minorHAnsi"/>
                <w:sz w:val="16"/>
                <w:szCs w:val="16"/>
              </w:rPr>
            </w:pPr>
            <w:r w:rsidRPr="00C54DD9">
              <w:rPr>
                <w:rFonts w:cstheme="minorHAnsi"/>
                <w:sz w:val="16"/>
                <w:szCs w:val="16"/>
              </w:rPr>
              <w:t>12</w:t>
            </w:r>
          </w:p>
        </w:tc>
        <w:tc>
          <w:tcPr>
            <w:tcW w:w="2430" w:type="dxa"/>
            <w:noWrap/>
            <w:hideMark/>
          </w:tcPr>
          <w:p w14:paraId="5B988E06"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Brazil</w:t>
            </w:r>
          </w:p>
        </w:tc>
        <w:tc>
          <w:tcPr>
            <w:tcW w:w="1800" w:type="dxa"/>
            <w:noWrap/>
            <w:hideMark/>
          </w:tcPr>
          <w:p w14:paraId="068D501A"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312403</w:t>
            </w:r>
          </w:p>
        </w:tc>
        <w:tc>
          <w:tcPr>
            <w:tcW w:w="2499" w:type="dxa"/>
            <w:noWrap/>
            <w:hideMark/>
          </w:tcPr>
          <w:p w14:paraId="7646B9B4"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11.24</w:t>
            </w:r>
          </w:p>
        </w:tc>
        <w:tc>
          <w:tcPr>
            <w:tcW w:w="0" w:type="auto"/>
            <w:noWrap/>
            <w:hideMark/>
          </w:tcPr>
          <w:p w14:paraId="124F1A71"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108</w:t>
            </w:r>
          </w:p>
        </w:tc>
      </w:tr>
      <w:tr w:rsidR="006C3C37" w:rsidRPr="00C54DD9" w14:paraId="6E4F3663"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06D6D560" w14:textId="77777777" w:rsidR="006C3C37" w:rsidRPr="00C54DD9" w:rsidRDefault="006C3C37" w:rsidP="00E433F7">
            <w:pPr>
              <w:jc w:val="both"/>
              <w:rPr>
                <w:rFonts w:cstheme="minorHAnsi"/>
                <w:sz w:val="16"/>
                <w:szCs w:val="16"/>
              </w:rPr>
            </w:pPr>
            <w:r w:rsidRPr="00C54DD9">
              <w:rPr>
                <w:rFonts w:cstheme="minorHAnsi"/>
                <w:sz w:val="16"/>
                <w:szCs w:val="16"/>
              </w:rPr>
              <w:t>13</w:t>
            </w:r>
          </w:p>
        </w:tc>
        <w:tc>
          <w:tcPr>
            <w:tcW w:w="2430" w:type="dxa"/>
            <w:noWrap/>
            <w:hideMark/>
          </w:tcPr>
          <w:p w14:paraId="7AC471F4"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France</w:t>
            </w:r>
          </w:p>
        </w:tc>
        <w:tc>
          <w:tcPr>
            <w:tcW w:w="1800" w:type="dxa"/>
            <w:noWrap/>
            <w:hideMark/>
          </w:tcPr>
          <w:p w14:paraId="5D5492AD"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298855</w:t>
            </w:r>
          </w:p>
        </w:tc>
        <w:tc>
          <w:tcPr>
            <w:tcW w:w="2499" w:type="dxa"/>
            <w:noWrap/>
            <w:hideMark/>
          </w:tcPr>
          <w:p w14:paraId="108BEC90"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33.24</w:t>
            </w:r>
          </w:p>
        </w:tc>
        <w:tc>
          <w:tcPr>
            <w:tcW w:w="0" w:type="auto"/>
            <w:noWrap/>
            <w:hideMark/>
          </w:tcPr>
          <w:p w14:paraId="62FF1180"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56</w:t>
            </w:r>
          </w:p>
        </w:tc>
      </w:tr>
      <w:tr w:rsidR="006C3C37" w:rsidRPr="00C54DD9" w14:paraId="03CE2A00"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6FE65A77" w14:textId="77777777" w:rsidR="006C3C37" w:rsidRPr="00C54DD9" w:rsidRDefault="006C3C37" w:rsidP="00E433F7">
            <w:pPr>
              <w:jc w:val="both"/>
              <w:rPr>
                <w:rFonts w:cstheme="minorHAnsi"/>
                <w:sz w:val="16"/>
                <w:szCs w:val="16"/>
              </w:rPr>
            </w:pPr>
            <w:r w:rsidRPr="00C54DD9">
              <w:rPr>
                <w:rFonts w:cstheme="minorHAnsi"/>
                <w:sz w:val="16"/>
                <w:szCs w:val="16"/>
              </w:rPr>
              <w:t>14</w:t>
            </w:r>
          </w:p>
        </w:tc>
        <w:tc>
          <w:tcPr>
            <w:tcW w:w="2430" w:type="dxa"/>
            <w:noWrap/>
            <w:hideMark/>
          </w:tcPr>
          <w:p w14:paraId="732973A6"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Greece</w:t>
            </w:r>
          </w:p>
        </w:tc>
        <w:tc>
          <w:tcPr>
            <w:tcW w:w="1800" w:type="dxa"/>
            <w:noWrap/>
            <w:hideMark/>
          </w:tcPr>
          <w:p w14:paraId="1846A137"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263142</w:t>
            </w:r>
          </w:p>
        </w:tc>
        <w:tc>
          <w:tcPr>
            <w:tcW w:w="2499" w:type="dxa"/>
            <w:noWrap/>
            <w:hideMark/>
          </w:tcPr>
          <w:p w14:paraId="68A382D6"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180.13</w:t>
            </w:r>
          </w:p>
        </w:tc>
        <w:tc>
          <w:tcPr>
            <w:tcW w:w="0" w:type="auto"/>
            <w:noWrap/>
            <w:hideMark/>
          </w:tcPr>
          <w:p w14:paraId="63DF2CFF"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w:t>
            </w:r>
          </w:p>
        </w:tc>
      </w:tr>
      <w:tr w:rsidR="006C3C37" w:rsidRPr="00C54DD9" w14:paraId="1669FCE4"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172E030A" w14:textId="77777777" w:rsidR="006C3C37" w:rsidRPr="00C54DD9" w:rsidRDefault="006C3C37" w:rsidP="00E433F7">
            <w:pPr>
              <w:jc w:val="both"/>
              <w:rPr>
                <w:rFonts w:cstheme="minorHAnsi"/>
                <w:sz w:val="16"/>
                <w:szCs w:val="16"/>
              </w:rPr>
            </w:pPr>
            <w:r w:rsidRPr="00C54DD9">
              <w:rPr>
                <w:rFonts w:cstheme="minorHAnsi"/>
                <w:sz w:val="16"/>
                <w:szCs w:val="16"/>
              </w:rPr>
              <w:t>15</w:t>
            </w:r>
          </w:p>
        </w:tc>
        <w:tc>
          <w:tcPr>
            <w:tcW w:w="2430" w:type="dxa"/>
            <w:noWrap/>
            <w:hideMark/>
          </w:tcPr>
          <w:p w14:paraId="5B376395"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Russian Federation</w:t>
            </w:r>
          </w:p>
        </w:tc>
        <w:tc>
          <w:tcPr>
            <w:tcW w:w="1800" w:type="dxa"/>
            <w:noWrap/>
            <w:hideMark/>
          </w:tcPr>
          <w:p w14:paraId="76F439DF"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261658</w:t>
            </w:r>
          </w:p>
        </w:tc>
        <w:tc>
          <w:tcPr>
            <w:tcW w:w="2499" w:type="dxa"/>
            <w:noWrap/>
            <w:hideMark/>
          </w:tcPr>
          <w:p w14:paraId="125D0BB0"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13.45</w:t>
            </w:r>
          </w:p>
        </w:tc>
        <w:tc>
          <w:tcPr>
            <w:tcW w:w="0" w:type="auto"/>
            <w:noWrap/>
            <w:hideMark/>
          </w:tcPr>
          <w:p w14:paraId="1696132A"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99</w:t>
            </w:r>
          </w:p>
        </w:tc>
      </w:tr>
      <w:tr w:rsidR="006C3C37" w:rsidRPr="00C54DD9" w14:paraId="2823C7BD"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7B176701" w14:textId="77777777" w:rsidR="006C3C37" w:rsidRPr="00C54DD9" w:rsidRDefault="006C3C37" w:rsidP="00E433F7">
            <w:pPr>
              <w:jc w:val="both"/>
              <w:rPr>
                <w:rFonts w:cstheme="minorHAnsi"/>
                <w:sz w:val="16"/>
                <w:szCs w:val="16"/>
              </w:rPr>
            </w:pPr>
            <w:r w:rsidRPr="00C54DD9">
              <w:rPr>
                <w:rFonts w:cstheme="minorHAnsi"/>
                <w:sz w:val="16"/>
                <w:szCs w:val="16"/>
              </w:rPr>
              <w:t>16</w:t>
            </w:r>
          </w:p>
        </w:tc>
        <w:tc>
          <w:tcPr>
            <w:tcW w:w="2430" w:type="dxa"/>
            <w:noWrap/>
            <w:hideMark/>
          </w:tcPr>
          <w:p w14:paraId="4BD789B3"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Australia</w:t>
            </w:r>
          </w:p>
        </w:tc>
        <w:tc>
          <w:tcPr>
            <w:tcW w:w="1800" w:type="dxa"/>
            <w:noWrap/>
            <w:hideMark/>
          </w:tcPr>
          <w:p w14:paraId="26CA6714"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205276</w:t>
            </w:r>
          </w:p>
        </w:tc>
        <w:tc>
          <w:tcPr>
            <w:tcW w:w="2499" w:type="dxa"/>
            <w:noWrap/>
            <w:hideMark/>
          </w:tcPr>
          <w:p w14:paraId="3DE135F2"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63.85</w:t>
            </w:r>
          </w:p>
        </w:tc>
        <w:tc>
          <w:tcPr>
            <w:tcW w:w="0" w:type="auto"/>
            <w:noWrap/>
            <w:hideMark/>
          </w:tcPr>
          <w:p w14:paraId="03DF49ED"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24</w:t>
            </w:r>
          </w:p>
        </w:tc>
      </w:tr>
      <w:tr w:rsidR="006C3C37" w:rsidRPr="00C54DD9" w14:paraId="54D9C3E9"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7FB271CD" w14:textId="77777777" w:rsidR="006C3C37" w:rsidRPr="00C54DD9" w:rsidRDefault="006C3C37" w:rsidP="00E433F7">
            <w:pPr>
              <w:jc w:val="both"/>
              <w:rPr>
                <w:rFonts w:cstheme="minorHAnsi"/>
                <w:sz w:val="16"/>
                <w:szCs w:val="16"/>
              </w:rPr>
            </w:pPr>
            <w:r w:rsidRPr="00C54DD9">
              <w:rPr>
                <w:rFonts w:cstheme="minorHAnsi"/>
                <w:sz w:val="16"/>
                <w:szCs w:val="16"/>
              </w:rPr>
              <w:lastRenderedPageBreak/>
              <w:t>17</w:t>
            </w:r>
          </w:p>
        </w:tc>
        <w:tc>
          <w:tcPr>
            <w:tcW w:w="2430" w:type="dxa"/>
            <w:noWrap/>
            <w:hideMark/>
          </w:tcPr>
          <w:p w14:paraId="7BC4C4FF"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Mexico</w:t>
            </w:r>
          </w:p>
        </w:tc>
        <w:tc>
          <w:tcPr>
            <w:tcW w:w="1800" w:type="dxa"/>
            <w:noWrap/>
            <w:hideMark/>
          </w:tcPr>
          <w:p w14:paraId="46C670D5"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205090</w:t>
            </w:r>
          </w:p>
        </w:tc>
        <w:tc>
          <w:tcPr>
            <w:tcW w:w="2499" w:type="dxa"/>
            <w:noWrap/>
            <w:hideMark/>
          </w:tcPr>
          <w:p w14:paraId="45E38182"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12.07</w:t>
            </w:r>
          </w:p>
        </w:tc>
        <w:tc>
          <w:tcPr>
            <w:tcW w:w="0" w:type="auto"/>
            <w:noWrap/>
            <w:hideMark/>
          </w:tcPr>
          <w:p w14:paraId="43EC21CE"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107</w:t>
            </w:r>
          </w:p>
        </w:tc>
      </w:tr>
      <w:tr w:rsidR="006C3C37" w:rsidRPr="00C54DD9" w14:paraId="4D86C745"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413DA6F3" w14:textId="77777777" w:rsidR="006C3C37" w:rsidRPr="00C54DD9" w:rsidRDefault="006C3C37" w:rsidP="00E433F7">
            <w:pPr>
              <w:jc w:val="both"/>
              <w:rPr>
                <w:rFonts w:cstheme="minorHAnsi"/>
                <w:sz w:val="16"/>
                <w:szCs w:val="16"/>
              </w:rPr>
            </w:pPr>
            <w:r w:rsidRPr="00C54DD9">
              <w:rPr>
                <w:rFonts w:cstheme="minorHAnsi"/>
                <w:sz w:val="16"/>
                <w:szCs w:val="16"/>
              </w:rPr>
              <w:t>18</w:t>
            </w:r>
          </w:p>
        </w:tc>
        <w:tc>
          <w:tcPr>
            <w:tcW w:w="2430" w:type="dxa"/>
            <w:noWrap/>
            <w:hideMark/>
          </w:tcPr>
          <w:p w14:paraId="753A81EE"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Netherlands</w:t>
            </w:r>
          </w:p>
        </w:tc>
        <w:tc>
          <w:tcPr>
            <w:tcW w:w="1800" w:type="dxa"/>
            <w:noWrap/>
            <w:hideMark/>
          </w:tcPr>
          <w:p w14:paraId="60977681"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193768</w:t>
            </w:r>
          </w:p>
        </w:tc>
        <w:tc>
          <w:tcPr>
            <w:tcW w:w="2499" w:type="dxa"/>
            <w:noWrap/>
            <w:hideMark/>
          </w:tcPr>
          <w:p w14:paraId="2DAA1432"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84.73</w:t>
            </w:r>
          </w:p>
        </w:tc>
        <w:tc>
          <w:tcPr>
            <w:tcW w:w="0" w:type="auto"/>
            <w:noWrap/>
            <w:hideMark/>
          </w:tcPr>
          <w:p w14:paraId="70D59A21"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15</w:t>
            </w:r>
          </w:p>
        </w:tc>
      </w:tr>
      <w:tr w:rsidR="006C3C37" w:rsidRPr="00C54DD9" w14:paraId="23F8A865" w14:textId="77777777" w:rsidTr="00C54D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46976F78" w14:textId="77777777" w:rsidR="006C3C37" w:rsidRPr="00C54DD9" w:rsidRDefault="006C3C37" w:rsidP="00E433F7">
            <w:pPr>
              <w:jc w:val="both"/>
              <w:rPr>
                <w:rFonts w:cstheme="minorHAnsi"/>
                <w:sz w:val="16"/>
                <w:szCs w:val="16"/>
              </w:rPr>
            </w:pPr>
            <w:r w:rsidRPr="00C54DD9">
              <w:rPr>
                <w:rFonts w:cstheme="minorHAnsi"/>
                <w:sz w:val="16"/>
                <w:szCs w:val="16"/>
              </w:rPr>
              <w:t>19</w:t>
            </w:r>
          </w:p>
        </w:tc>
        <w:tc>
          <w:tcPr>
            <w:tcW w:w="2430" w:type="dxa"/>
            <w:noWrap/>
            <w:hideMark/>
          </w:tcPr>
          <w:p w14:paraId="3A9C1A6C" w14:textId="77777777" w:rsidR="006C3C37" w:rsidRPr="00C54DD9" w:rsidRDefault="006C3C37" w:rsidP="00E433F7">
            <w:pPr>
              <w:jc w:val="both"/>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Vietnam</w:t>
            </w:r>
          </w:p>
        </w:tc>
        <w:tc>
          <w:tcPr>
            <w:tcW w:w="1800" w:type="dxa"/>
            <w:noWrap/>
            <w:hideMark/>
          </w:tcPr>
          <w:p w14:paraId="11AE742F"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180403</w:t>
            </w:r>
          </w:p>
        </w:tc>
        <w:tc>
          <w:tcPr>
            <w:tcW w:w="2499" w:type="dxa"/>
            <w:noWrap/>
            <w:hideMark/>
          </w:tcPr>
          <w:p w14:paraId="6CABE578"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14.28</w:t>
            </w:r>
          </w:p>
        </w:tc>
        <w:tc>
          <w:tcPr>
            <w:tcW w:w="0" w:type="auto"/>
            <w:noWrap/>
            <w:hideMark/>
          </w:tcPr>
          <w:p w14:paraId="198F27DA" w14:textId="77777777" w:rsidR="006C3C37" w:rsidRPr="00C54DD9" w:rsidRDefault="006C3C37" w:rsidP="00C54DD9">
            <w:pPr>
              <w:jc w:val="center"/>
              <w:cnfStyle w:val="000000100000" w:firstRow="0" w:lastRow="0" w:firstColumn="0" w:lastColumn="0" w:oddVBand="0" w:evenVBand="0" w:oddHBand="1" w:evenHBand="0" w:firstRowFirstColumn="0" w:firstRowLastColumn="0" w:lastRowFirstColumn="0" w:lastRowLastColumn="0"/>
              <w:rPr>
                <w:rFonts w:cstheme="minorHAnsi"/>
                <w:sz w:val="16"/>
                <w:szCs w:val="16"/>
              </w:rPr>
            </w:pPr>
            <w:r w:rsidRPr="00C54DD9">
              <w:rPr>
                <w:rFonts w:cstheme="minorHAnsi"/>
                <w:sz w:val="16"/>
                <w:szCs w:val="16"/>
              </w:rPr>
              <w:t>97</w:t>
            </w:r>
          </w:p>
        </w:tc>
      </w:tr>
      <w:tr w:rsidR="006C3C37" w:rsidRPr="00C54DD9" w14:paraId="548BF95E" w14:textId="77777777" w:rsidTr="00C54DD9">
        <w:trPr>
          <w:trHeight w:val="300"/>
        </w:trPr>
        <w:tc>
          <w:tcPr>
            <w:cnfStyle w:val="001000000000" w:firstRow="0" w:lastRow="0" w:firstColumn="1" w:lastColumn="0" w:oddVBand="0" w:evenVBand="0" w:oddHBand="0" w:evenHBand="0" w:firstRowFirstColumn="0" w:firstRowLastColumn="0" w:lastRowFirstColumn="0" w:lastRowLastColumn="0"/>
            <w:tcW w:w="540" w:type="dxa"/>
            <w:noWrap/>
            <w:hideMark/>
          </w:tcPr>
          <w:p w14:paraId="1560E823" w14:textId="77777777" w:rsidR="006C3C37" w:rsidRPr="00C54DD9" w:rsidRDefault="006C3C37" w:rsidP="00E433F7">
            <w:pPr>
              <w:jc w:val="both"/>
              <w:rPr>
                <w:rFonts w:cstheme="minorHAnsi"/>
                <w:sz w:val="16"/>
                <w:szCs w:val="16"/>
              </w:rPr>
            </w:pPr>
            <w:r w:rsidRPr="00C54DD9">
              <w:rPr>
                <w:rFonts w:cstheme="minorHAnsi"/>
                <w:sz w:val="16"/>
                <w:szCs w:val="16"/>
              </w:rPr>
              <w:t>20</w:t>
            </w:r>
          </w:p>
        </w:tc>
        <w:tc>
          <w:tcPr>
            <w:tcW w:w="2430" w:type="dxa"/>
            <w:noWrap/>
            <w:hideMark/>
          </w:tcPr>
          <w:p w14:paraId="41B63818" w14:textId="77777777" w:rsidR="006C3C37" w:rsidRPr="00C54DD9" w:rsidRDefault="006C3C37" w:rsidP="00E433F7">
            <w:pPr>
              <w:jc w:val="both"/>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Korea, Republic of</w:t>
            </w:r>
          </w:p>
        </w:tc>
        <w:tc>
          <w:tcPr>
            <w:tcW w:w="1800" w:type="dxa"/>
            <w:noWrap/>
            <w:hideMark/>
          </w:tcPr>
          <w:p w14:paraId="0692BF19"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169886</w:t>
            </w:r>
          </w:p>
        </w:tc>
        <w:tc>
          <w:tcPr>
            <w:tcW w:w="2499" w:type="dxa"/>
            <w:noWrap/>
            <w:hideMark/>
          </w:tcPr>
          <w:p w14:paraId="46B9D568"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24.67</w:t>
            </w:r>
          </w:p>
        </w:tc>
        <w:tc>
          <w:tcPr>
            <w:tcW w:w="0" w:type="auto"/>
            <w:noWrap/>
            <w:hideMark/>
          </w:tcPr>
          <w:p w14:paraId="623CE0E1" w14:textId="77777777" w:rsidR="006C3C37" w:rsidRPr="00C54DD9" w:rsidRDefault="006C3C37" w:rsidP="00C54DD9">
            <w:pPr>
              <w:jc w:val="center"/>
              <w:cnfStyle w:val="000000000000" w:firstRow="0" w:lastRow="0" w:firstColumn="0" w:lastColumn="0" w:oddVBand="0" w:evenVBand="0" w:oddHBand="0" w:evenHBand="0" w:firstRowFirstColumn="0" w:firstRowLastColumn="0" w:lastRowFirstColumn="0" w:lastRowLastColumn="0"/>
              <w:rPr>
                <w:rFonts w:cstheme="minorHAnsi"/>
                <w:sz w:val="16"/>
                <w:szCs w:val="16"/>
              </w:rPr>
            </w:pPr>
            <w:r w:rsidRPr="00C54DD9">
              <w:rPr>
                <w:rFonts w:cstheme="minorHAnsi"/>
                <w:sz w:val="16"/>
                <w:szCs w:val="16"/>
              </w:rPr>
              <w:t>73</w:t>
            </w:r>
          </w:p>
        </w:tc>
      </w:tr>
    </w:tbl>
    <w:p w14:paraId="18EA7EFE" w14:textId="43113764" w:rsidR="000D7E5A" w:rsidRPr="00EE46DB" w:rsidRDefault="00F93767" w:rsidP="00E433F7">
      <w:pPr>
        <w:pStyle w:val="Caption"/>
        <w:jc w:val="both"/>
        <w:rPr>
          <w:bCs/>
        </w:rPr>
      </w:pPr>
      <w:r>
        <w:t xml:space="preserve">Table </w:t>
      </w:r>
      <w:r w:rsidR="00E64E9D">
        <w:fldChar w:fldCharType="begin"/>
      </w:r>
      <w:r w:rsidR="00E64E9D">
        <w:instrText xml:space="preserve"> SEQ Table \* ARABIC </w:instrText>
      </w:r>
      <w:r w:rsidR="00E64E9D">
        <w:fldChar w:fldCharType="separate"/>
      </w:r>
      <w:r w:rsidR="0089017D">
        <w:rPr>
          <w:noProof/>
        </w:rPr>
        <w:t>1</w:t>
      </w:r>
      <w:r w:rsidR="00E64E9D">
        <w:rPr>
          <w:noProof/>
        </w:rPr>
        <w:fldChar w:fldCharType="end"/>
      </w:r>
      <w:r>
        <w:t>: Country level statistics</w:t>
      </w:r>
      <w:r w:rsidR="005D73B2">
        <w:t xml:space="preserve"> for the first 20 countries by aggregate download volume</w:t>
      </w:r>
    </w:p>
    <w:p w14:paraId="771682B4" w14:textId="77777777" w:rsidR="00EE46DB" w:rsidRDefault="00BE04FA" w:rsidP="00E433F7">
      <w:pPr>
        <w:jc w:val="both"/>
        <w:rPr>
          <w:bCs/>
        </w:rPr>
      </w:pPr>
      <w:r>
        <w:rPr>
          <w:bCs/>
        </w:rPr>
        <w:t xml:space="preserve">Looking at the geographic location of downloads </w:t>
      </w:r>
      <w:r w:rsidR="00740307">
        <w:rPr>
          <w:bCs/>
        </w:rPr>
        <w:t xml:space="preserve">one can observe that while most downloads cluster around large urban centers, and locations that coincide with institutes of research and higher education, a substantial amount of activity originates from </w:t>
      </w:r>
      <w:r w:rsidR="0037577E">
        <w:rPr>
          <w:bCs/>
        </w:rPr>
        <w:t>outside of these intuitive download locations.</w:t>
      </w:r>
    </w:p>
    <w:p w14:paraId="35A12894" w14:textId="77777777" w:rsidR="004D717B" w:rsidRDefault="004D717B" w:rsidP="00E433F7">
      <w:pPr>
        <w:jc w:val="both"/>
        <w:rPr>
          <w:bCs/>
        </w:rPr>
      </w:pPr>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6"/>
        <w:gridCol w:w="4821"/>
      </w:tblGrid>
      <w:tr w:rsidR="008A4C56" w14:paraId="1417EFC4" w14:textId="77777777" w:rsidTr="008A4C56">
        <w:tc>
          <w:tcPr>
            <w:tcW w:w="4680" w:type="dxa"/>
          </w:tcPr>
          <w:p w14:paraId="029E92E8" w14:textId="77777777" w:rsidR="004D717B" w:rsidRDefault="004D717B" w:rsidP="00E433F7">
            <w:pPr>
              <w:jc w:val="both"/>
              <w:rPr>
                <w:bCs/>
              </w:rPr>
            </w:pPr>
            <w:r>
              <w:rPr>
                <w:bCs/>
                <w:noProof/>
              </w:rPr>
              <w:drawing>
                <wp:inline distT="0" distB="0" distL="0" distR="0" wp14:anchorId="217AD25C" wp14:editId="7FE4E397">
                  <wp:extent cx="2910806" cy="1388853"/>
                  <wp:effectExtent l="0" t="0" r="444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a_dls.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78642" cy="1421220"/>
                          </a:xfrm>
                          <a:prstGeom prst="rect">
                            <a:avLst/>
                          </a:prstGeom>
                        </pic:spPr>
                      </pic:pic>
                    </a:graphicData>
                  </a:graphic>
                </wp:inline>
              </w:drawing>
            </w:r>
          </w:p>
        </w:tc>
        <w:tc>
          <w:tcPr>
            <w:tcW w:w="4783" w:type="dxa"/>
          </w:tcPr>
          <w:p w14:paraId="1876794B" w14:textId="77777777" w:rsidR="004D717B" w:rsidRDefault="004D717B" w:rsidP="00E433F7">
            <w:pPr>
              <w:jc w:val="both"/>
              <w:rPr>
                <w:bCs/>
              </w:rPr>
            </w:pPr>
            <w:r>
              <w:rPr>
                <w:bCs/>
                <w:noProof/>
              </w:rPr>
              <w:drawing>
                <wp:inline distT="0" distB="0" distL="0" distR="0" wp14:anchorId="0AFC25B3" wp14:editId="3E30A067">
                  <wp:extent cx="2855343" cy="1383743"/>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urope.dls.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1897" cy="1411150"/>
                          </a:xfrm>
                          <a:prstGeom prst="rect">
                            <a:avLst/>
                          </a:prstGeom>
                        </pic:spPr>
                      </pic:pic>
                    </a:graphicData>
                  </a:graphic>
                </wp:inline>
              </w:drawing>
            </w:r>
          </w:p>
        </w:tc>
      </w:tr>
      <w:tr w:rsidR="008A4C56" w14:paraId="61FB37F7" w14:textId="77777777" w:rsidTr="008A4C56">
        <w:tc>
          <w:tcPr>
            <w:tcW w:w="4680" w:type="dxa"/>
          </w:tcPr>
          <w:p w14:paraId="7556018D" w14:textId="77777777" w:rsidR="004D717B" w:rsidRDefault="008A4C56" w:rsidP="00E433F7">
            <w:pPr>
              <w:jc w:val="both"/>
              <w:rPr>
                <w:bCs/>
              </w:rPr>
            </w:pPr>
            <w:r>
              <w:rPr>
                <w:bCs/>
                <w:noProof/>
              </w:rPr>
              <w:drawing>
                <wp:inline distT="0" distB="0" distL="0" distR="0" wp14:anchorId="37C9ABA0" wp14:editId="4EC9DAB0">
                  <wp:extent cx="2910205" cy="1390432"/>
                  <wp:effectExtent l="0" t="0" r="444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merica_dls.b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34579" cy="1402077"/>
                          </a:xfrm>
                          <a:prstGeom prst="rect">
                            <a:avLst/>
                          </a:prstGeom>
                        </pic:spPr>
                      </pic:pic>
                    </a:graphicData>
                  </a:graphic>
                </wp:inline>
              </w:drawing>
            </w:r>
          </w:p>
        </w:tc>
        <w:tc>
          <w:tcPr>
            <w:tcW w:w="4783" w:type="dxa"/>
          </w:tcPr>
          <w:p w14:paraId="7F8665C5" w14:textId="77777777" w:rsidR="004D717B" w:rsidRDefault="008A4C56" w:rsidP="00E433F7">
            <w:pPr>
              <w:jc w:val="both"/>
              <w:rPr>
                <w:bCs/>
              </w:rPr>
            </w:pPr>
            <w:r>
              <w:rPr>
                <w:bCs/>
                <w:noProof/>
              </w:rPr>
              <w:drawing>
                <wp:inline distT="0" distB="0" distL="0" distR="0" wp14:anchorId="30D7694E" wp14:editId="52EFA73B">
                  <wp:extent cx="2924354" cy="13940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ia_dls.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6644" cy="1404693"/>
                          </a:xfrm>
                          <a:prstGeom prst="rect">
                            <a:avLst/>
                          </a:prstGeom>
                        </pic:spPr>
                      </pic:pic>
                    </a:graphicData>
                  </a:graphic>
                </wp:inline>
              </w:drawing>
            </w:r>
          </w:p>
        </w:tc>
      </w:tr>
    </w:tbl>
    <w:p w14:paraId="7D9EF33E" w14:textId="299F3560" w:rsidR="004D717B" w:rsidRDefault="0080314F" w:rsidP="00E433F7">
      <w:pPr>
        <w:pStyle w:val="Caption"/>
        <w:jc w:val="both"/>
        <w:rPr>
          <w:bCs/>
        </w:rPr>
      </w:pPr>
      <w:r>
        <w:t xml:space="preserve">Figure </w:t>
      </w:r>
      <w:r w:rsidR="00E64E9D">
        <w:fldChar w:fldCharType="begin"/>
      </w:r>
      <w:r w:rsidR="00E64E9D">
        <w:instrText xml:space="preserve"> SEQ Figure \* ARABIC </w:instrText>
      </w:r>
      <w:r w:rsidR="00E64E9D">
        <w:fldChar w:fldCharType="separate"/>
      </w:r>
      <w:r w:rsidR="00927D97">
        <w:rPr>
          <w:noProof/>
        </w:rPr>
        <w:t>2</w:t>
      </w:r>
      <w:r w:rsidR="00E64E9D">
        <w:rPr>
          <w:noProof/>
        </w:rPr>
        <w:fldChar w:fldCharType="end"/>
      </w:r>
      <w:r>
        <w:t>:Geographical distribution of download locations aggregated over the total observation period.</w:t>
      </w:r>
    </w:p>
    <w:p w14:paraId="55E67CAB" w14:textId="0F9A4065" w:rsidR="00C50742" w:rsidRDefault="00F84597" w:rsidP="00E433F7">
      <w:pPr>
        <w:jc w:val="both"/>
        <w:rPr>
          <w:bCs/>
        </w:rPr>
      </w:pPr>
      <w:r>
        <w:rPr>
          <w:bCs/>
        </w:rPr>
        <w:t xml:space="preserve">The </w:t>
      </w:r>
      <w:r w:rsidR="00423FCE">
        <w:rPr>
          <w:bCs/>
        </w:rPr>
        <w:t xml:space="preserve">content-wise </w:t>
      </w:r>
      <w:r>
        <w:rPr>
          <w:bCs/>
        </w:rPr>
        <w:t xml:space="preserve">analysis of downloaded works </w:t>
      </w:r>
      <w:r w:rsidR="00423FCE">
        <w:rPr>
          <w:bCs/>
        </w:rPr>
        <w:t xml:space="preserve">(see related tables in </w:t>
      </w:r>
      <w:r w:rsidR="00423FCE" w:rsidRPr="00423FCE">
        <w:rPr>
          <w:bCs/>
          <w:highlight w:val="yellow"/>
        </w:rPr>
        <w:t>Appendix XXX</w:t>
      </w:r>
      <w:r w:rsidR="00423FCE">
        <w:rPr>
          <w:bCs/>
        </w:rPr>
        <w:t xml:space="preserve">) also </w:t>
      </w:r>
      <w:r>
        <w:rPr>
          <w:bCs/>
        </w:rPr>
        <w:t xml:space="preserve">supports the self-professed claims of LibGen, that it is a </w:t>
      </w:r>
      <w:r w:rsidR="00F50D93">
        <w:rPr>
          <w:bCs/>
        </w:rPr>
        <w:t xml:space="preserve">predominantly </w:t>
      </w:r>
      <w:r>
        <w:rPr>
          <w:bCs/>
        </w:rPr>
        <w:t>scholarly library used to disseminate academic works</w:t>
      </w:r>
      <w:r w:rsidR="00F50D93">
        <w:rPr>
          <w:bCs/>
        </w:rPr>
        <w:t xml:space="preserve"> indiscriminately across the globe to scholarly communities and individuals interested in learning</w:t>
      </w:r>
      <w:r>
        <w:rPr>
          <w:bCs/>
        </w:rPr>
        <w:t xml:space="preserve">. </w:t>
      </w:r>
    </w:p>
    <w:p w14:paraId="64A93BF5" w14:textId="7806A601" w:rsidR="005506AB" w:rsidRDefault="005506AB" w:rsidP="00E433F7">
      <w:pPr>
        <w:jc w:val="both"/>
        <w:rPr>
          <w:bCs/>
        </w:rPr>
      </w:pPr>
    </w:p>
    <w:p w14:paraId="321B6295" w14:textId="526A0D29" w:rsidR="00165A5B" w:rsidRDefault="00165A5B" w:rsidP="00C54DD9">
      <w:pPr>
        <w:pStyle w:val="Heading1"/>
        <w:numPr>
          <w:ilvl w:val="0"/>
          <w:numId w:val="3"/>
        </w:numPr>
      </w:pPr>
      <w:r w:rsidRPr="00165A5B">
        <w:t>Global models</w:t>
      </w:r>
    </w:p>
    <w:p w14:paraId="4987B3B0" w14:textId="77777777" w:rsidR="009D3094" w:rsidRPr="009D3094" w:rsidRDefault="009D3094" w:rsidP="009D3094"/>
    <w:p w14:paraId="0148C653" w14:textId="153914CD" w:rsidR="00DE2707" w:rsidRDefault="00165A5B" w:rsidP="00E433F7">
      <w:pPr>
        <w:jc w:val="both"/>
      </w:pPr>
      <w:r>
        <w:rPr>
          <w:bCs/>
        </w:rPr>
        <w:t xml:space="preserve">Our first </w:t>
      </w:r>
      <w:r w:rsidR="00A8650E">
        <w:rPr>
          <w:bCs/>
        </w:rPr>
        <w:t xml:space="preserve">efforts try to explain the global per capita download volumes by macroeconomic </w:t>
      </w:r>
      <w:r w:rsidR="00E65978">
        <w:rPr>
          <w:bCs/>
        </w:rPr>
        <w:t>indicators</w:t>
      </w:r>
      <w:r w:rsidR="001C7FFE">
        <w:rPr>
          <w:bCs/>
        </w:rPr>
        <w:t xml:space="preserve">, such as </w:t>
      </w:r>
      <w:r w:rsidR="00727062" w:rsidRPr="00727062">
        <w:t>Population</w:t>
      </w:r>
      <w:r w:rsidR="00727062">
        <w:t xml:space="preserve"> </w:t>
      </w:r>
      <w:r>
        <w:t xml:space="preserve">(Total), </w:t>
      </w:r>
      <w:r w:rsidR="00E65978" w:rsidRPr="00E65978">
        <w:t>GDP per capita, PPP (current international $)</w:t>
      </w:r>
      <w:r>
        <w:t xml:space="preserve"> and internet penetration (Fixed broadband Internet subscribe</w:t>
      </w:r>
      <w:r w:rsidR="00DE2707">
        <w:t>rs). We then try to add variables related education</w:t>
      </w:r>
      <w:r w:rsidR="00F226FF">
        <w:t xml:space="preserve"> and research, such as</w:t>
      </w:r>
      <w:r w:rsidR="004D7A46">
        <w:t xml:space="preserve"> </w:t>
      </w:r>
      <w:r w:rsidR="00F226FF" w:rsidRPr="00170708">
        <w:t>Literacy rate</w:t>
      </w:r>
      <w:r w:rsidR="00F226FF">
        <w:t xml:space="preserve"> (adult total , % of people ages 15 and above</w:t>
      </w:r>
      <w:r w:rsidR="00F226FF" w:rsidRPr="00170708">
        <w:t>), Research and de</w:t>
      </w:r>
      <w:r w:rsidR="00F226FF">
        <w:t>velopment expenditure (% of GDP</w:t>
      </w:r>
      <w:r w:rsidR="00F226FF" w:rsidRPr="00170708">
        <w:t>), and School</w:t>
      </w:r>
      <w:r w:rsidR="00F226FF">
        <w:t xml:space="preserve"> enrollment, tertiary (% gross)</w:t>
      </w:r>
      <w:r w:rsidR="004D7A46" w:rsidRPr="00F226FF">
        <w:t>, Research and development</w:t>
      </w:r>
      <w:r w:rsidR="004D7A46" w:rsidRPr="004D7A46">
        <w:t xml:space="preserve"> expenditure (% of GDP)</w:t>
      </w:r>
      <w:r w:rsidR="00DE2707">
        <w:t xml:space="preserve">, </w:t>
      </w:r>
      <w:r w:rsidR="00D170B8" w:rsidRPr="00D170B8">
        <w:t>Government expenditure per student, tertiary (% of GDP per capita)</w:t>
      </w:r>
      <w:r w:rsidR="00D170B8">
        <w:t xml:space="preserve">, </w:t>
      </w:r>
      <w:r w:rsidR="00D02B68">
        <w:t xml:space="preserve">scholarly research impact, as </w:t>
      </w:r>
      <w:r w:rsidR="00D02B68">
        <w:lastRenderedPageBreak/>
        <w:t xml:space="preserve">measured by the aggregate h-index of the country, </w:t>
      </w:r>
      <w:r w:rsidR="00DE2707">
        <w:t xml:space="preserve">macro-statistics from the </w:t>
      </w:r>
      <w:r w:rsidR="00470820">
        <w:t>W</w:t>
      </w:r>
      <w:r w:rsidR="00DE2707">
        <w:t xml:space="preserve">orld </w:t>
      </w:r>
      <w:r w:rsidR="00470820">
        <w:t>B</w:t>
      </w:r>
      <w:r w:rsidR="00DE2707">
        <w:t xml:space="preserve">ank, and OCDB </w:t>
      </w:r>
      <w:r w:rsidR="00470820">
        <w:t xml:space="preserve">statistical </w:t>
      </w:r>
      <w:r w:rsidR="00DE2707">
        <w:t>databases.</w:t>
      </w:r>
      <w:r w:rsidR="00FE77EF">
        <w:rPr>
          <w:rStyle w:val="FootnoteReference"/>
        </w:rPr>
        <w:footnoteReference w:id="7"/>
      </w:r>
    </w:p>
    <w:p w14:paraId="3A0A795B" w14:textId="5093F9BD" w:rsidR="00165A5B" w:rsidRDefault="00DE2707" w:rsidP="00E433F7">
      <w:pPr>
        <w:jc w:val="both"/>
      </w:pPr>
      <w:r>
        <w:t>If we plot</w:t>
      </w:r>
      <w:r w:rsidR="00165A5B">
        <w:t xml:space="preserve"> the number of downloads per population per</w:t>
      </w:r>
      <w:r>
        <w:t xml:space="preserve"> country (colored by continent), we see that there is substantial variation among countries, and between countries of different continents.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F4904" w14:paraId="1E0220CF" w14:textId="77777777" w:rsidTr="007F4904">
        <w:trPr>
          <w:jc w:val="center"/>
        </w:trPr>
        <w:tc>
          <w:tcPr>
            <w:tcW w:w="4675" w:type="dxa"/>
          </w:tcPr>
          <w:p w14:paraId="1ECEDF9C" w14:textId="1BE88A5C" w:rsidR="007F4904" w:rsidRDefault="007F4904" w:rsidP="00E433F7">
            <w:pPr>
              <w:jc w:val="both"/>
            </w:pPr>
            <w:r>
              <w:rPr>
                <w:noProof/>
              </w:rPr>
              <w:drawing>
                <wp:inline distT="0" distB="0" distL="0" distR="0" wp14:anchorId="4310B6F3" wp14:editId="599863BF">
                  <wp:extent cx="2751827" cy="2201462"/>
                  <wp:effectExtent l="0" t="0" r="0" b="8890"/>
                  <wp:docPr id="7" name="Picture"/>
                  <wp:cNvGraphicFramePr/>
                  <a:graphic xmlns:a="http://schemas.openxmlformats.org/drawingml/2006/main">
                    <a:graphicData uri="http://schemas.openxmlformats.org/drawingml/2006/picture">
                      <pic:pic xmlns:pic="http://schemas.openxmlformats.org/drawingml/2006/picture">
                        <pic:nvPicPr>
                          <pic:cNvPr id="0" name="Picture" descr="models_latex_files/figure-docx/density_plot_continent-1.png"/>
                          <pic:cNvPicPr>
                            <a:picLocks noChangeAspect="1" noChangeArrowheads="1"/>
                          </pic:cNvPicPr>
                        </pic:nvPicPr>
                        <pic:blipFill>
                          <a:blip r:embed="rId13"/>
                          <a:stretch>
                            <a:fillRect/>
                          </a:stretch>
                        </pic:blipFill>
                        <pic:spPr bwMode="auto">
                          <a:xfrm>
                            <a:off x="0" y="0"/>
                            <a:ext cx="2758855" cy="2207084"/>
                          </a:xfrm>
                          <a:prstGeom prst="rect">
                            <a:avLst/>
                          </a:prstGeom>
                          <a:noFill/>
                          <a:ln w="9525">
                            <a:noFill/>
                            <a:headEnd/>
                            <a:tailEnd/>
                          </a:ln>
                        </pic:spPr>
                      </pic:pic>
                    </a:graphicData>
                  </a:graphic>
                </wp:inline>
              </w:drawing>
            </w:r>
          </w:p>
        </w:tc>
        <w:tc>
          <w:tcPr>
            <w:tcW w:w="4675" w:type="dxa"/>
          </w:tcPr>
          <w:p w14:paraId="016515CE" w14:textId="703FB353" w:rsidR="007F4904" w:rsidRDefault="007F4904" w:rsidP="00E433F7">
            <w:pPr>
              <w:jc w:val="both"/>
            </w:pPr>
            <w:r>
              <w:rPr>
                <w:noProof/>
              </w:rPr>
              <w:drawing>
                <wp:inline distT="0" distB="0" distL="0" distR="0" wp14:anchorId="56CF6DFD" wp14:editId="21D7B971">
                  <wp:extent cx="2751138" cy="2200910"/>
                  <wp:effectExtent l="0" t="0" r="0" b="8890"/>
                  <wp:docPr id="8" name="Picture"/>
                  <wp:cNvGraphicFramePr/>
                  <a:graphic xmlns:a="http://schemas.openxmlformats.org/drawingml/2006/main">
                    <a:graphicData uri="http://schemas.openxmlformats.org/drawingml/2006/picture">
                      <pic:pic xmlns:pic="http://schemas.openxmlformats.org/drawingml/2006/picture">
                        <pic:nvPicPr>
                          <pic:cNvPr id="0" name="Picture" descr="models_latex_files/figure-docx/box_plot-1.png"/>
                          <pic:cNvPicPr>
                            <a:picLocks noChangeAspect="1" noChangeArrowheads="1"/>
                          </pic:cNvPicPr>
                        </pic:nvPicPr>
                        <pic:blipFill>
                          <a:blip r:embed="rId14"/>
                          <a:stretch>
                            <a:fillRect/>
                          </a:stretch>
                        </pic:blipFill>
                        <pic:spPr bwMode="auto">
                          <a:xfrm>
                            <a:off x="0" y="0"/>
                            <a:ext cx="2778874" cy="2223099"/>
                          </a:xfrm>
                          <a:prstGeom prst="rect">
                            <a:avLst/>
                          </a:prstGeom>
                          <a:noFill/>
                          <a:ln w="9525">
                            <a:noFill/>
                            <a:headEnd/>
                            <a:tailEnd/>
                          </a:ln>
                        </pic:spPr>
                      </pic:pic>
                    </a:graphicData>
                  </a:graphic>
                </wp:inline>
              </w:drawing>
            </w:r>
          </w:p>
        </w:tc>
      </w:tr>
    </w:tbl>
    <w:p w14:paraId="57E0B368" w14:textId="6AC5C88A" w:rsidR="007F4904" w:rsidRDefault="008C0E63" w:rsidP="00E433F7">
      <w:pPr>
        <w:pStyle w:val="Caption"/>
        <w:jc w:val="both"/>
      </w:pPr>
      <w:bookmarkStart w:id="2" w:name="_Ref11756940"/>
      <w:r>
        <w:t xml:space="preserve">Figure </w:t>
      </w:r>
      <w:r w:rsidR="00E64E9D">
        <w:fldChar w:fldCharType="begin"/>
      </w:r>
      <w:r w:rsidR="00E64E9D">
        <w:instrText xml:space="preserve"> SEQ Figure \* ARABIC </w:instrText>
      </w:r>
      <w:r w:rsidR="00E64E9D">
        <w:fldChar w:fldCharType="separate"/>
      </w:r>
      <w:r w:rsidR="00927D97">
        <w:rPr>
          <w:noProof/>
        </w:rPr>
        <w:t>3</w:t>
      </w:r>
      <w:r w:rsidR="00E64E9D">
        <w:rPr>
          <w:noProof/>
        </w:rPr>
        <w:fldChar w:fldCharType="end"/>
      </w:r>
      <w:bookmarkEnd w:id="2"/>
      <w:r>
        <w:t>: Country-level and regional variance</w:t>
      </w:r>
      <w:r>
        <w:rPr>
          <w:noProof/>
        </w:rPr>
        <w:t xml:space="preserve"> of the dependent variable</w:t>
      </w:r>
    </w:p>
    <w:p w14:paraId="171D7634" w14:textId="67A7F0A5" w:rsidR="00165A5B" w:rsidRDefault="00165A5B" w:rsidP="00E433F7">
      <w:pPr>
        <w:jc w:val="both"/>
      </w:pPr>
      <w:r>
        <w:t xml:space="preserve">In the first model, we use the </w:t>
      </w:r>
      <w:r w:rsidR="007F4904">
        <w:t>following specification:</w:t>
      </w:r>
    </w:p>
    <w:p w14:paraId="604C6056" w14:textId="77777777" w:rsidR="00165A5B" w:rsidRDefault="00165A5B" w:rsidP="00E433F7">
      <w:pPr>
        <w:jc w:val="both"/>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gdp</m:t>
              </m:r>
            </m:sub>
          </m:sSub>
          <m:r>
            <m:rPr>
              <m:sty m:val="p"/>
            </m:rPr>
            <w:rPr>
              <w:rFonts w:ascii="Cambria Math" w:hAnsi="Cambria Math"/>
            </w:rPr>
            <m:t>*</m:t>
          </m:r>
          <m:r>
            <w:rPr>
              <w:rFonts w:ascii="Cambria Math" w:hAnsi="Cambria Math"/>
            </w:rPr>
            <m:t>GDP</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pop</m:t>
              </m:r>
            </m:sub>
          </m:sSub>
          <m:r>
            <m:rPr>
              <m:sty m:val="p"/>
            </m:rPr>
            <w:rPr>
              <w:rFonts w:ascii="Cambria Math" w:hAnsi="Cambria Math"/>
            </w:rPr>
            <m:t>*</m:t>
          </m:r>
          <m:r>
            <w:rPr>
              <w:rFonts w:ascii="Cambria Math" w:hAnsi="Cambria Math"/>
            </w:rPr>
            <m:t>Population</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internet</m:t>
              </m:r>
            </m:sub>
          </m:sSub>
          <m:r>
            <m:rPr>
              <m:sty m:val="p"/>
            </m:rPr>
            <w:rPr>
              <w:rFonts w:ascii="Cambria Math" w:hAnsi="Cambria Math"/>
            </w:rPr>
            <m:t>*</m:t>
          </m:r>
          <m:r>
            <w:rPr>
              <w:rFonts w:ascii="Cambria Math" w:hAnsi="Cambria Math"/>
            </w:rPr>
            <m:t>InternetPenetration</m:t>
          </m:r>
          <m:r>
            <m:rPr>
              <m:sty m:val="p"/>
            </m:rPr>
            <w:rPr>
              <w:rFonts w:ascii="Cambria Math" w:hAnsi="Cambria Math"/>
            </w:rPr>
            <m:t>+</m:t>
          </m:r>
          <m:r>
            <w:rPr>
              <w:rFonts w:ascii="Cambria Math" w:hAnsi="Cambria Math"/>
            </w:rPr>
            <m:t>ϵ</m:t>
          </m:r>
        </m:oMath>
      </m:oMathPara>
    </w:p>
    <w:p w14:paraId="6B626749" w14:textId="56973AA8" w:rsidR="00B01EAE" w:rsidRDefault="00934372" w:rsidP="00E433F7">
      <w:pPr>
        <w:jc w:val="both"/>
      </w:pPr>
      <w:r>
        <w:t xml:space="preserve">We tested this model both as a linear model and </w:t>
      </w:r>
      <w:r w:rsidR="008540A8">
        <w:t>using a P</w:t>
      </w:r>
      <w:r w:rsidR="00165A5B">
        <w:t>oisson regression.</w:t>
      </w:r>
      <w:r>
        <w:t xml:space="preserve"> </w:t>
      </w:r>
      <w:r w:rsidR="00250A05">
        <w:t xml:space="preserve">Since our dependent variable is a count data, the use of </w:t>
      </w:r>
      <w:r w:rsidR="00165A5B">
        <w:t xml:space="preserve">Poisson regression is </w:t>
      </w:r>
      <w:r w:rsidR="00250A05">
        <w:t xml:space="preserve">justified. On the other hand, a </w:t>
      </w:r>
      <w:r w:rsidR="00165A5B">
        <w:t xml:space="preserve">negative binomial distribution, </w:t>
      </w:r>
      <w:r w:rsidR="00250A05">
        <w:t>does not suit</w:t>
      </w:r>
      <w:r w:rsidR="00165A5B">
        <w:t xml:space="preserve"> this problem well</w:t>
      </w:r>
      <w:r w:rsidR="00250A05">
        <w:t xml:space="preserve">, therefore we omitted that approach. </w:t>
      </w:r>
      <w:r w:rsidR="008D7FE2">
        <w:t>The outputs of the model can be seen in column (1) of</w:t>
      </w:r>
      <w:r w:rsidR="00377DB5">
        <w:t xml:space="preserve"> </w:t>
      </w:r>
      <w:r w:rsidR="00377DB5">
        <w:fldChar w:fldCharType="begin"/>
      </w:r>
      <w:r w:rsidR="00377DB5">
        <w:instrText xml:space="preserve"> REF _Ref10815821 \h </w:instrText>
      </w:r>
      <w:r w:rsidR="00E433F7">
        <w:instrText xml:space="preserve"> \* MERGEFORMAT </w:instrText>
      </w:r>
      <w:r w:rsidR="00377DB5">
        <w:fldChar w:fldCharType="separate"/>
      </w:r>
      <w:r w:rsidR="00377DB5">
        <w:t xml:space="preserve">Table </w:t>
      </w:r>
      <w:r w:rsidR="00377DB5">
        <w:rPr>
          <w:noProof/>
        </w:rPr>
        <w:t>2</w:t>
      </w:r>
      <w:r w:rsidR="00377DB5">
        <w:fldChar w:fldCharType="end"/>
      </w:r>
      <w:r w:rsidR="008D7FE2">
        <w:t>:</w:t>
      </w:r>
    </w:p>
    <w:p w14:paraId="39CF7504" w14:textId="77777777" w:rsidR="00B01EAE" w:rsidRDefault="00B01EAE" w:rsidP="00E433F7">
      <w:pPr>
        <w:jc w:val="both"/>
      </w:pPr>
      <w:r>
        <w:br w:type="page"/>
      </w:r>
    </w:p>
    <w:p w14:paraId="05B320AA" w14:textId="77777777" w:rsidR="008D7FE2" w:rsidRDefault="008D7FE2" w:rsidP="00E433F7">
      <w:pPr>
        <w:jc w:val="both"/>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063"/>
        <w:gridCol w:w="825"/>
        <w:gridCol w:w="807"/>
        <w:gridCol w:w="807"/>
      </w:tblGrid>
      <w:tr w:rsidR="00F27D44" w:rsidRPr="00F27D44" w14:paraId="3A1B6A92" w14:textId="77777777" w:rsidTr="00F27D44">
        <w:trPr>
          <w:tblCellSpacing w:w="15" w:type="dxa"/>
          <w:jc w:val="center"/>
        </w:trPr>
        <w:tc>
          <w:tcPr>
            <w:tcW w:w="0" w:type="auto"/>
            <w:gridSpan w:val="4"/>
            <w:tcBorders>
              <w:bottom w:val="single" w:sz="6" w:space="0" w:color="000000"/>
            </w:tcBorders>
            <w:vAlign w:val="center"/>
            <w:hideMark/>
          </w:tcPr>
          <w:p w14:paraId="4877E1BA"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bookmarkStart w:id="3" w:name="_Ref10815821"/>
          </w:p>
        </w:tc>
      </w:tr>
      <w:tr w:rsidR="00F27D44" w:rsidRPr="00F27D44" w14:paraId="68AA139D" w14:textId="77777777" w:rsidTr="00F27D44">
        <w:trPr>
          <w:tblCellSpacing w:w="15" w:type="dxa"/>
          <w:jc w:val="center"/>
        </w:trPr>
        <w:tc>
          <w:tcPr>
            <w:tcW w:w="0" w:type="auto"/>
            <w:vAlign w:val="center"/>
            <w:hideMark/>
          </w:tcPr>
          <w:p w14:paraId="48D44040"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gridSpan w:val="3"/>
            <w:vAlign w:val="center"/>
            <w:hideMark/>
          </w:tcPr>
          <w:p w14:paraId="11B1AF98"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i/>
                <w:iCs/>
                <w:sz w:val="14"/>
                <w:szCs w:val="24"/>
              </w:rPr>
              <w:t>Dependent variable:</w:t>
            </w:r>
          </w:p>
        </w:tc>
      </w:tr>
      <w:tr w:rsidR="00F27D44" w:rsidRPr="00F27D44" w14:paraId="62755018" w14:textId="77777777" w:rsidTr="00F27D44">
        <w:trPr>
          <w:tblCellSpacing w:w="15" w:type="dxa"/>
          <w:jc w:val="center"/>
        </w:trPr>
        <w:tc>
          <w:tcPr>
            <w:tcW w:w="0" w:type="auto"/>
            <w:vAlign w:val="center"/>
            <w:hideMark/>
          </w:tcPr>
          <w:p w14:paraId="5FBF4D1E"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gridSpan w:val="3"/>
            <w:tcBorders>
              <w:bottom w:val="single" w:sz="6" w:space="0" w:color="000000"/>
            </w:tcBorders>
            <w:vAlign w:val="center"/>
            <w:hideMark/>
          </w:tcPr>
          <w:p w14:paraId="48FE64FE"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6EF397EE" w14:textId="77777777" w:rsidTr="00F27D44">
        <w:trPr>
          <w:tblCellSpacing w:w="15" w:type="dxa"/>
          <w:jc w:val="center"/>
        </w:trPr>
        <w:tc>
          <w:tcPr>
            <w:tcW w:w="0" w:type="auto"/>
            <w:vAlign w:val="center"/>
            <w:hideMark/>
          </w:tcPr>
          <w:p w14:paraId="498E912B"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7D64006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roofErr w:type="spellStart"/>
            <w:r w:rsidRPr="00F27D44">
              <w:rPr>
                <w:rFonts w:ascii="Times New Roman" w:eastAsia="Times New Roman" w:hAnsi="Times New Roman" w:cs="Times New Roman"/>
                <w:sz w:val="14"/>
                <w:szCs w:val="24"/>
              </w:rPr>
              <w:t>dl_per_pop</w:t>
            </w:r>
            <w:proofErr w:type="spellEnd"/>
          </w:p>
        </w:tc>
        <w:tc>
          <w:tcPr>
            <w:tcW w:w="0" w:type="auto"/>
            <w:gridSpan w:val="2"/>
            <w:vAlign w:val="center"/>
            <w:hideMark/>
          </w:tcPr>
          <w:p w14:paraId="00704AD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roofErr w:type="spellStart"/>
            <w:r w:rsidRPr="00F27D44">
              <w:rPr>
                <w:rFonts w:ascii="Times New Roman" w:eastAsia="Times New Roman" w:hAnsi="Times New Roman" w:cs="Times New Roman"/>
                <w:sz w:val="14"/>
                <w:szCs w:val="24"/>
              </w:rPr>
              <w:t>dl_per_pop_round</w:t>
            </w:r>
            <w:proofErr w:type="spellEnd"/>
          </w:p>
        </w:tc>
      </w:tr>
      <w:tr w:rsidR="00F27D44" w:rsidRPr="00F27D44" w14:paraId="2E35D229" w14:textId="77777777" w:rsidTr="00F27D44">
        <w:trPr>
          <w:tblCellSpacing w:w="15" w:type="dxa"/>
          <w:jc w:val="center"/>
        </w:trPr>
        <w:tc>
          <w:tcPr>
            <w:tcW w:w="0" w:type="auto"/>
            <w:vAlign w:val="center"/>
            <w:hideMark/>
          </w:tcPr>
          <w:p w14:paraId="12187B67"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5042D9B0" w14:textId="1C55C82E" w:rsidR="00F27D44" w:rsidRPr="00F27D44" w:rsidRDefault="00EF2E10"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i/>
                <w:iCs/>
                <w:sz w:val="14"/>
                <w:szCs w:val="24"/>
              </w:rPr>
              <w:t>N</w:t>
            </w:r>
            <w:r w:rsidR="00F27D44" w:rsidRPr="00F27D44">
              <w:rPr>
                <w:rFonts w:ascii="Times New Roman" w:eastAsia="Times New Roman" w:hAnsi="Times New Roman" w:cs="Times New Roman"/>
                <w:i/>
                <w:iCs/>
                <w:sz w:val="14"/>
                <w:szCs w:val="24"/>
              </w:rPr>
              <w:t>ormal</w:t>
            </w:r>
          </w:p>
        </w:tc>
        <w:tc>
          <w:tcPr>
            <w:tcW w:w="0" w:type="auto"/>
            <w:vAlign w:val="center"/>
            <w:hideMark/>
          </w:tcPr>
          <w:p w14:paraId="2FA6026A"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i/>
                <w:iCs/>
                <w:sz w:val="14"/>
                <w:szCs w:val="24"/>
              </w:rPr>
              <w:t>Poisson</w:t>
            </w:r>
          </w:p>
        </w:tc>
        <w:tc>
          <w:tcPr>
            <w:tcW w:w="0" w:type="auto"/>
            <w:vAlign w:val="center"/>
            <w:hideMark/>
          </w:tcPr>
          <w:p w14:paraId="0EB76F4F" w14:textId="0F4A0C11" w:rsidR="00F27D44" w:rsidRPr="00F27D44" w:rsidRDefault="00F27D44" w:rsidP="00E433F7">
            <w:pPr>
              <w:spacing w:after="0" w:line="240" w:lineRule="auto"/>
              <w:jc w:val="both"/>
              <w:rPr>
                <w:rFonts w:ascii="Times New Roman" w:eastAsia="Times New Roman" w:hAnsi="Times New Roman" w:cs="Times New Roman"/>
                <w:sz w:val="14"/>
                <w:szCs w:val="24"/>
              </w:rPr>
            </w:pPr>
            <w:proofErr w:type="spellStart"/>
            <w:r w:rsidRPr="00F27D44">
              <w:rPr>
                <w:rFonts w:ascii="Times New Roman" w:eastAsia="Times New Roman" w:hAnsi="Times New Roman" w:cs="Times New Roman"/>
                <w:i/>
                <w:iCs/>
                <w:sz w:val="14"/>
                <w:szCs w:val="24"/>
              </w:rPr>
              <w:t>quasipoisson</w:t>
            </w:r>
            <w:proofErr w:type="spellEnd"/>
          </w:p>
        </w:tc>
      </w:tr>
      <w:tr w:rsidR="00F27D44" w:rsidRPr="00F27D44" w14:paraId="62873849" w14:textId="77777777" w:rsidTr="00F27D44">
        <w:trPr>
          <w:tblCellSpacing w:w="15" w:type="dxa"/>
          <w:jc w:val="center"/>
        </w:trPr>
        <w:tc>
          <w:tcPr>
            <w:tcW w:w="0" w:type="auto"/>
            <w:vAlign w:val="center"/>
            <w:hideMark/>
          </w:tcPr>
          <w:p w14:paraId="61CC4C07"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758DA047"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554AA7AC"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2C0F5045" w14:textId="0D6DD291" w:rsidR="00F27D44" w:rsidRPr="00F27D44" w:rsidRDefault="00F27D44" w:rsidP="00E433F7">
            <w:pPr>
              <w:spacing w:after="0" w:line="240" w:lineRule="auto"/>
              <w:jc w:val="both"/>
              <w:rPr>
                <w:rFonts w:ascii="Times New Roman" w:eastAsia="Times New Roman" w:hAnsi="Times New Roman" w:cs="Times New Roman"/>
                <w:sz w:val="14"/>
                <w:szCs w:val="24"/>
              </w:rPr>
            </w:pPr>
          </w:p>
        </w:tc>
      </w:tr>
      <w:tr w:rsidR="00F27D44" w:rsidRPr="00F27D44" w14:paraId="448D1132" w14:textId="77777777" w:rsidTr="00F27D44">
        <w:trPr>
          <w:tblCellSpacing w:w="15" w:type="dxa"/>
          <w:jc w:val="center"/>
        </w:trPr>
        <w:tc>
          <w:tcPr>
            <w:tcW w:w="0" w:type="auto"/>
            <w:vAlign w:val="center"/>
            <w:hideMark/>
          </w:tcPr>
          <w:p w14:paraId="788744D3"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7868399A"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w:t>
            </w:r>
          </w:p>
        </w:tc>
        <w:tc>
          <w:tcPr>
            <w:tcW w:w="0" w:type="auto"/>
            <w:vAlign w:val="center"/>
            <w:hideMark/>
          </w:tcPr>
          <w:p w14:paraId="5176B8F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(2)</w:t>
            </w:r>
          </w:p>
        </w:tc>
        <w:tc>
          <w:tcPr>
            <w:tcW w:w="0" w:type="auto"/>
            <w:vAlign w:val="center"/>
            <w:hideMark/>
          </w:tcPr>
          <w:p w14:paraId="52A2A47C"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w:t>
            </w:r>
          </w:p>
        </w:tc>
      </w:tr>
      <w:tr w:rsidR="00F27D44" w:rsidRPr="00F27D44" w14:paraId="20936939" w14:textId="77777777" w:rsidTr="00F27D44">
        <w:trPr>
          <w:tblCellSpacing w:w="15" w:type="dxa"/>
          <w:jc w:val="center"/>
        </w:trPr>
        <w:tc>
          <w:tcPr>
            <w:tcW w:w="0" w:type="auto"/>
            <w:gridSpan w:val="4"/>
            <w:tcBorders>
              <w:bottom w:val="single" w:sz="6" w:space="0" w:color="000000"/>
            </w:tcBorders>
            <w:vAlign w:val="center"/>
            <w:hideMark/>
          </w:tcPr>
          <w:p w14:paraId="72D9976F"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r>
      <w:tr w:rsidR="00F27D44" w:rsidRPr="00F27D44" w14:paraId="4A977B57" w14:textId="77777777" w:rsidTr="00F27D44">
        <w:trPr>
          <w:tblCellSpacing w:w="15" w:type="dxa"/>
          <w:jc w:val="center"/>
        </w:trPr>
        <w:tc>
          <w:tcPr>
            <w:tcW w:w="0" w:type="auto"/>
            <w:vAlign w:val="center"/>
            <w:hideMark/>
          </w:tcPr>
          <w:p w14:paraId="523878C3"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log(</w:t>
            </w:r>
            <w:proofErr w:type="spellStart"/>
            <w:r w:rsidRPr="00F27D44">
              <w:rPr>
                <w:rFonts w:ascii="Times New Roman" w:eastAsia="Times New Roman" w:hAnsi="Times New Roman" w:cs="Times New Roman"/>
                <w:sz w:val="14"/>
                <w:szCs w:val="24"/>
              </w:rPr>
              <w:t>pop_per_mil</w:t>
            </w:r>
            <w:proofErr w:type="spellEnd"/>
            <w:r w:rsidRPr="00F27D44">
              <w:rPr>
                <w:rFonts w:ascii="Times New Roman" w:eastAsia="Times New Roman" w:hAnsi="Times New Roman" w:cs="Times New Roman"/>
                <w:sz w:val="14"/>
                <w:szCs w:val="24"/>
              </w:rPr>
              <w:t>)</w:t>
            </w:r>
          </w:p>
        </w:tc>
        <w:tc>
          <w:tcPr>
            <w:tcW w:w="0" w:type="auto"/>
            <w:vAlign w:val="center"/>
            <w:hideMark/>
          </w:tcPr>
          <w:p w14:paraId="5B7DAE80"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-95.192</w:t>
            </w:r>
          </w:p>
        </w:tc>
        <w:tc>
          <w:tcPr>
            <w:tcW w:w="0" w:type="auto"/>
            <w:vAlign w:val="center"/>
            <w:hideMark/>
          </w:tcPr>
          <w:p w14:paraId="7F9C4049"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-0.021</w:t>
            </w:r>
            <w:r w:rsidRPr="00F27D44">
              <w:rPr>
                <w:rFonts w:ascii="Times New Roman" w:eastAsia="Times New Roman" w:hAnsi="Times New Roman" w:cs="Times New Roman"/>
                <w:sz w:val="14"/>
                <w:szCs w:val="24"/>
                <w:vertAlign w:val="superscript"/>
              </w:rPr>
              <w:t>***</w:t>
            </w:r>
          </w:p>
        </w:tc>
        <w:tc>
          <w:tcPr>
            <w:tcW w:w="0" w:type="auto"/>
            <w:vAlign w:val="center"/>
            <w:hideMark/>
          </w:tcPr>
          <w:p w14:paraId="285B1DEB"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-0.021</w:t>
            </w:r>
          </w:p>
        </w:tc>
      </w:tr>
      <w:tr w:rsidR="00F27D44" w:rsidRPr="00F27D44" w14:paraId="4315B38B" w14:textId="77777777" w:rsidTr="00F27D44">
        <w:trPr>
          <w:tblCellSpacing w:w="15" w:type="dxa"/>
          <w:jc w:val="center"/>
        </w:trPr>
        <w:tc>
          <w:tcPr>
            <w:tcW w:w="0" w:type="auto"/>
            <w:vAlign w:val="center"/>
            <w:hideMark/>
          </w:tcPr>
          <w:p w14:paraId="30639093"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76AE1451"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(128.776)</w:t>
            </w:r>
          </w:p>
        </w:tc>
        <w:tc>
          <w:tcPr>
            <w:tcW w:w="0" w:type="auto"/>
            <w:vAlign w:val="center"/>
            <w:hideMark/>
          </w:tcPr>
          <w:p w14:paraId="0F4E5B1E"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(0.001)</w:t>
            </w:r>
          </w:p>
        </w:tc>
        <w:tc>
          <w:tcPr>
            <w:tcW w:w="0" w:type="auto"/>
            <w:vAlign w:val="center"/>
            <w:hideMark/>
          </w:tcPr>
          <w:p w14:paraId="4C0A52C2"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(0.026)</w:t>
            </w:r>
          </w:p>
        </w:tc>
      </w:tr>
      <w:tr w:rsidR="00F27D44" w:rsidRPr="00F27D44" w14:paraId="6F9F8E74" w14:textId="77777777" w:rsidTr="00F27D44">
        <w:trPr>
          <w:tblCellSpacing w:w="15" w:type="dxa"/>
          <w:jc w:val="center"/>
        </w:trPr>
        <w:tc>
          <w:tcPr>
            <w:tcW w:w="0" w:type="auto"/>
            <w:vAlign w:val="center"/>
            <w:hideMark/>
          </w:tcPr>
          <w:p w14:paraId="3295B7E2"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34BC3185"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32C47BAE"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36C99D2D"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794617D4" w14:textId="77777777" w:rsidTr="00F27D44">
        <w:trPr>
          <w:tblCellSpacing w:w="15" w:type="dxa"/>
          <w:jc w:val="center"/>
        </w:trPr>
        <w:tc>
          <w:tcPr>
            <w:tcW w:w="0" w:type="auto"/>
            <w:vAlign w:val="center"/>
            <w:hideMark/>
          </w:tcPr>
          <w:p w14:paraId="5728E071"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log(</w:t>
            </w:r>
            <w:proofErr w:type="spellStart"/>
            <w:r w:rsidRPr="00F27D44">
              <w:rPr>
                <w:rFonts w:ascii="Times New Roman" w:eastAsia="Times New Roman" w:hAnsi="Times New Roman" w:cs="Times New Roman"/>
                <w:sz w:val="14"/>
                <w:szCs w:val="24"/>
              </w:rPr>
              <w:t>gdp</w:t>
            </w:r>
            <w:proofErr w:type="spellEnd"/>
            <w:r w:rsidRPr="00F27D44">
              <w:rPr>
                <w:rFonts w:ascii="Times New Roman" w:eastAsia="Times New Roman" w:hAnsi="Times New Roman" w:cs="Times New Roman"/>
                <w:sz w:val="14"/>
                <w:szCs w:val="24"/>
              </w:rPr>
              <w:t>)</w:t>
            </w:r>
          </w:p>
        </w:tc>
        <w:tc>
          <w:tcPr>
            <w:tcW w:w="0" w:type="auto"/>
            <w:vAlign w:val="center"/>
            <w:hideMark/>
          </w:tcPr>
          <w:p w14:paraId="563722E5"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757.426</w:t>
            </w:r>
            <w:r w:rsidRPr="00F27D44">
              <w:rPr>
                <w:rFonts w:ascii="Times New Roman" w:eastAsia="Times New Roman" w:hAnsi="Times New Roman" w:cs="Times New Roman"/>
                <w:sz w:val="14"/>
                <w:szCs w:val="24"/>
                <w:vertAlign w:val="superscript"/>
              </w:rPr>
              <w:t>**</w:t>
            </w:r>
          </w:p>
        </w:tc>
        <w:tc>
          <w:tcPr>
            <w:tcW w:w="0" w:type="auto"/>
            <w:vAlign w:val="center"/>
            <w:hideMark/>
          </w:tcPr>
          <w:p w14:paraId="1C428ED9"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0.517</w:t>
            </w:r>
            <w:r w:rsidRPr="00F27D44">
              <w:rPr>
                <w:rFonts w:ascii="Times New Roman" w:eastAsia="Times New Roman" w:hAnsi="Times New Roman" w:cs="Times New Roman"/>
                <w:sz w:val="14"/>
                <w:szCs w:val="24"/>
                <w:vertAlign w:val="superscript"/>
              </w:rPr>
              <w:t>***</w:t>
            </w:r>
          </w:p>
        </w:tc>
        <w:tc>
          <w:tcPr>
            <w:tcW w:w="0" w:type="auto"/>
            <w:vAlign w:val="center"/>
            <w:hideMark/>
          </w:tcPr>
          <w:p w14:paraId="406EE4A3"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0.517</w:t>
            </w:r>
            <w:r w:rsidRPr="00F27D44">
              <w:rPr>
                <w:rFonts w:ascii="Times New Roman" w:eastAsia="Times New Roman" w:hAnsi="Times New Roman" w:cs="Times New Roman"/>
                <w:sz w:val="14"/>
                <w:szCs w:val="24"/>
                <w:vertAlign w:val="superscript"/>
              </w:rPr>
              <w:t>***</w:t>
            </w:r>
          </w:p>
        </w:tc>
      </w:tr>
      <w:tr w:rsidR="00F27D44" w:rsidRPr="00F27D44" w14:paraId="6AC45C30" w14:textId="77777777" w:rsidTr="00F27D44">
        <w:trPr>
          <w:tblCellSpacing w:w="15" w:type="dxa"/>
          <w:jc w:val="center"/>
        </w:trPr>
        <w:tc>
          <w:tcPr>
            <w:tcW w:w="0" w:type="auto"/>
            <w:vAlign w:val="center"/>
            <w:hideMark/>
          </w:tcPr>
          <w:p w14:paraId="110D1F52"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3F7757A5"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(366.718)</w:t>
            </w:r>
          </w:p>
        </w:tc>
        <w:tc>
          <w:tcPr>
            <w:tcW w:w="0" w:type="auto"/>
            <w:vAlign w:val="center"/>
            <w:hideMark/>
          </w:tcPr>
          <w:p w14:paraId="606A1A0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(0.002)</w:t>
            </w:r>
          </w:p>
        </w:tc>
        <w:tc>
          <w:tcPr>
            <w:tcW w:w="0" w:type="auto"/>
            <w:vAlign w:val="center"/>
            <w:hideMark/>
          </w:tcPr>
          <w:p w14:paraId="6175442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(0.091)</w:t>
            </w:r>
          </w:p>
        </w:tc>
      </w:tr>
      <w:tr w:rsidR="00F27D44" w:rsidRPr="00F27D44" w14:paraId="3E6BF051" w14:textId="77777777" w:rsidTr="00F27D44">
        <w:trPr>
          <w:tblCellSpacing w:w="15" w:type="dxa"/>
          <w:jc w:val="center"/>
        </w:trPr>
        <w:tc>
          <w:tcPr>
            <w:tcW w:w="0" w:type="auto"/>
            <w:vAlign w:val="center"/>
            <w:hideMark/>
          </w:tcPr>
          <w:p w14:paraId="0A119D58"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60CDEED7"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57509EF2"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4AEE98E2"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1C4B61A8" w14:textId="77777777" w:rsidTr="00F27D44">
        <w:trPr>
          <w:tblCellSpacing w:w="15" w:type="dxa"/>
          <w:jc w:val="center"/>
        </w:trPr>
        <w:tc>
          <w:tcPr>
            <w:tcW w:w="0" w:type="auto"/>
            <w:vAlign w:val="center"/>
            <w:hideMark/>
          </w:tcPr>
          <w:p w14:paraId="4DEF2193"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roofErr w:type="spellStart"/>
            <w:r w:rsidRPr="00F27D44">
              <w:rPr>
                <w:rFonts w:ascii="Times New Roman" w:eastAsia="Times New Roman" w:hAnsi="Times New Roman" w:cs="Times New Roman"/>
                <w:sz w:val="14"/>
                <w:szCs w:val="24"/>
              </w:rPr>
              <w:t>internet_per_pop</w:t>
            </w:r>
            <w:proofErr w:type="spellEnd"/>
          </w:p>
        </w:tc>
        <w:tc>
          <w:tcPr>
            <w:tcW w:w="0" w:type="auto"/>
            <w:vAlign w:val="center"/>
            <w:hideMark/>
          </w:tcPr>
          <w:p w14:paraId="69E7EF8C"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19,897.140</w:t>
            </w:r>
            <w:r w:rsidRPr="00F27D44">
              <w:rPr>
                <w:rFonts w:ascii="Times New Roman" w:eastAsia="Times New Roman" w:hAnsi="Times New Roman" w:cs="Times New Roman"/>
                <w:sz w:val="14"/>
                <w:szCs w:val="24"/>
                <w:vertAlign w:val="superscript"/>
              </w:rPr>
              <w:t>***</w:t>
            </w:r>
          </w:p>
        </w:tc>
        <w:tc>
          <w:tcPr>
            <w:tcW w:w="0" w:type="auto"/>
            <w:vAlign w:val="center"/>
            <w:hideMark/>
          </w:tcPr>
          <w:p w14:paraId="01DDC453"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3.013</w:t>
            </w:r>
            <w:r w:rsidRPr="00F27D44">
              <w:rPr>
                <w:rFonts w:ascii="Times New Roman" w:eastAsia="Times New Roman" w:hAnsi="Times New Roman" w:cs="Times New Roman"/>
                <w:sz w:val="14"/>
                <w:szCs w:val="24"/>
                <w:vertAlign w:val="superscript"/>
              </w:rPr>
              <w:t>***</w:t>
            </w:r>
          </w:p>
        </w:tc>
        <w:tc>
          <w:tcPr>
            <w:tcW w:w="0" w:type="auto"/>
            <w:vAlign w:val="center"/>
            <w:hideMark/>
          </w:tcPr>
          <w:p w14:paraId="33C15E4C"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3.013</w:t>
            </w:r>
            <w:r w:rsidRPr="00F27D44">
              <w:rPr>
                <w:rFonts w:ascii="Times New Roman" w:eastAsia="Times New Roman" w:hAnsi="Times New Roman" w:cs="Times New Roman"/>
                <w:sz w:val="14"/>
                <w:szCs w:val="24"/>
                <w:vertAlign w:val="superscript"/>
              </w:rPr>
              <w:t>***</w:t>
            </w:r>
          </w:p>
        </w:tc>
      </w:tr>
      <w:tr w:rsidR="00F27D44" w:rsidRPr="00F27D44" w14:paraId="60A57AFF" w14:textId="77777777" w:rsidTr="00F27D44">
        <w:trPr>
          <w:tblCellSpacing w:w="15" w:type="dxa"/>
          <w:jc w:val="center"/>
        </w:trPr>
        <w:tc>
          <w:tcPr>
            <w:tcW w:w="0" w:type="auto"/>
            <w:vAlign w:val="center"/>
            <w:hideMark/>
          </w:tcPr>
          <w:p w14:paraId="12EE1E8F"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5417141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(3,278.182)</w:t>
            </w:r>
          </w:p>
        </w:tc>
        <w:tc>
          <w:tcPr>
            <w:tcW w:w="0" w:type="auto"/>
            <w:vAlign w:val="center"/>
            <w:hideMark/>
          </w:tcPr>
          <w:p w14:paraId="146A7C6B"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(0.012)</w:t>
            </w:r>
          </w:p>
        </w:tc>
        <w:tc>
          <w:tcPr>
            <w:tcW w:w="0" w:type="auto"/>
            <w:vAlign w:val="center"/>
            <w:hideMark/>
          </w:tcPr>
          <w:p w14:paraId="5433C1FA"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(0.585)</w:t>
            </w:r>
          </w:p>
        </w:tc>
      </w:tr>
      <w:tr w:rsidR="00F27D44" w:rsidRPr="00F27D44" w14:paraId="1C031BD0" w14:textId="77777777" w:rsidTr="00F27D44">
        <w:trPr>
          <w:tblCellSpacing w:w="15" w:type="dxa"/>
          <w:jc w:val="center"/>
        </w:trPr>
        <w:tc>
          <w:tcPr>
            <w:tcW w:w="0" w:type="auto"/>
            <w:vAlign w:val="center"/>
            <w:hideMark/>
          </w:tcPr>
          <w:p w14:paraId="476C670C"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24BA0C1B"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106F2BFF"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13F7945B"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34A0933F" w14:textId="77777777" w:rsidTr="00F27D44">
        <w:trPr>
          <w:tblCellSpacing w:w="15" w:type="dxa"/>
          <w:jc w:val="center"/>
        </w:trPr>
        <w:tc>
          <w:tcPr>
            <w:tcW w:w="0" w:type="auto"/>
            <w:vAlign w:val="center"/>
            <w:hideMark/>
          </w:tcPr>
          <w:p w14:paraId="3E4EA93E"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Constant</w:t>
            </w:r>
          </w:p>
        </w:tc>
        <w:tc>
          <w:tcPr>
            <w:tcW w:w="0" w:type="auto"/>
            <w:vAlign w:val="center"/>
            <w:hideMark/>
          </w:tcPr>
          <w:p w14:paraId="6ABF8F94"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-5,646.117</w:t>
            </w:r>
            <w:r w:rsidRPr="00F27D44">
              <w:rPr>
                <w:rFonts w:ascii="Times New Roman" w:eastAsia="Times New Roman" w:hAnsi="Times New Roman" w:cs="Times New Roman"/>
                <w:sz w:val="14"/>
                <w:szCs w:val="24"/>
                <w:vertAlign w:val="superscript"/>
              </w:rPr>
              <w:t>*</w:t>
            </w:r>
          </w:p>
        </w:tc>
        <w:tc>
          <w:tcPr>
            <w:tcW w:w="0" w:type="auto"/>
            <w:vAlign w:val="center"/>
            <w:hideMark/>
          </w:tcPr>
          <w:p w14:paraId="51F41BB9"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2.621</w:t>
            </w:r>
            <w:r w:rsidRPr="00F27D44">
              <w:rPr>
                <w:rFonts w:ascii="Times New Roman" w:eastAsia="Times New Roman" w:hAnsi="Times New Roman" w:cs="Times New Roman"/>
                <w:sz w:val="14"/>
                <w:szCs w:val="24"/>
                <w:vertAlign w:val="superscript"/>
              </w:rPr>
              <w:t>***</w:t>
            </w:r>
          </w:p>
        </w:tc>
        <w:tc>
          <w:tcPr>
            <w:tcW w:w="0" w:type="auto"/>
            <w:vAlign w:val="center"/>
            <w:hideMark/>
          </w:tcPr>
          <w:p w14:paraId="1CD864D2"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2.621</w:t>
            </w:r>
            <w:r w:rsidRPr="00F27D44">
              <w:rPr>
                <w:rFonts w:ascii="Times New Roman" w:eastAsia="Times New Roman" w:hAnsi="Times New Roman" w:cs="Times New Roman"/>
                <w:sz w:val="14"/>
                <w:szCs w:val="24"/>
                <w:vertAlign w:val="superscript"/>
              </w:rPr>
              <w:t>***</w:t>
            </w:r>
          </w:p>
        </w:tc>
      </w:tr>
      <w:tr w:rsidR="00F27D44" w:rsidRPr="00F27D44" w14:paraId="16DA2123" w14:textId="77777777" w:rsidTr="00F27D44">
        <w:trPr>
          <w:tblCellSpacing w:w="15" w:type="dxa"/>
          <w:jc w:val="center"/>
        </w:trPr>
        <w:tc>
          <w:tcPr>
            <w:tcW w:w="0" w:type="auto"/>
            <w:vAlign w:val="center"/>
            <w:hideMark/>
          </w:tcPr>
          <w:p w14:paraId="0F3DB241"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4CEC1D5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(3,162.350)</w:t>
            </w:r>
          </w:p>
        </w:tc>
        <w:tc>
          <w:tcPr>
            <w:tcW w:w="0" w:type="auto"/>
            <w:vAlign w:val="center"/>
            <w:hideMark/>
          </w:tcPr>
          <w:p w14:paraId="192E4F2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(0.018)</w:t>
            </w:r>
          </w:p>
        </w:tc>
        <w:tc>
          <w:tcPr>
            <w:tcW w:w="0" w:type="auto"/>
            <w:vAlign w:val="center"/>
            <w:hideMark/>
          </w:tcPr>
          <w:p w14:paraId="209F35A8"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(0.845)</w:t>
            </w:r>
          </w:p>
        </w:tc>
      </w:tr>
      <w:tr w:rsidR="00F27D44" w:rsidRPr="00F27D44" w14:paraId="144523D4" w14:textId="77777777" w:rsidTr="00F27D44">
        <w:trPr>
          <w:tblCellSpacing w:w="15" w:type="dxa"/>
          <w:jc w:val="center"/>
        </w:trPr>
        <w:tc>
          <w:tcPr>
            <w:tcW w:w="0" w:type="auto"/>
            <w:vAlign w:val="center"/>
            <w:hideMark/>
          </w:tcPr>
          <w:p w14:paraId="4935EA8B"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c>
          <w:tcPr>
            <w:tcW w:w="0" w:type="auto"/>
            <w:vAlign w:val="center"/>
            <w:hideMark/>
          </w:tcPr>
          <w:p w14:paraId="3473C47E"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5845E220"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c>
          <w:tcPr>
            <w:tcW w:w="0" w:type="auto"/>
            <w:vAlign w:val="center"/>
            <w:hideMark/>
          </w:tcPr>
          <w:p w14:paraId="0C00C2FD"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25DDAA75" w14:textId="77777777" w:rsidTr="00F27D44">
        <w:trPr>
          <w:tblCellSpacing w:w="15" w:type="dxa"/>
          <w:jc w:val="center"/>
        </w:trPr>
        <w:tc>
          <w:tcPr>
            <w:tcW w:w="0" w:type="auto"/>
            <w:gridSpan w:val="4"/>
            <w:tcBorders>
              <w:bottom w:val="single" w:sz="6" w:space="0" w:color="000000"/>
            </w:tcBorders>
            <w:vAlign w:val="center"/>
            <w:hideMark/>
          </w:tcPr>
          <w:p w14:paraId="3B7C2D2B"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0E7CC6C4" w14:textId="77777777" w:rsidTr="00F27D44">
        <w:trPr>
          <w:tblCellSpacing w:w="15" w:type="dxa"/>
          <w:jc w:val="center"/>
        </w:trPr>
        <w:tc>
          <w:tcPr>
            <w:tcW w:w="0" w:type="auto"/>
            <w:vAlign w:val="center"/>
            <w:hideMark/>
          </w:tcPr>
          <w:p w14:paraId="43E10A31"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Observations</w:t>
            </w:r>
          </w:p>
        </w:tc>
        <w:tc>
          <w:tcPr>
            <w:tcW w:w="0" w:type="auto"/>
            <w:vAlign w:val="center"/>
            <w:hideMark/>
          </w:tcPr>
          <w:p w14:paraId="2B50E2C7"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186</w:t>
            </w:r>
          </w:p>
        </w:tc>
        <w:tc>
          <w:tcPr>
            <w:tcW w:w="0" w:type="auto"/>
            <w:vAlign w:val="center"/>
            <w:hideMark/>
          </w:tcPr>
          <w:p w14:paraId="5918B220"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186</w:t>
            </w:r>
          </w:p>
        </w:tc>
        <w:tc>
          <w:tcPr>
            <w:tcW w:w="0" w:type="auto"/>
            <w:vAlign w:val="center"/>
            <w:hideMark/>
          </w:tcPr>
          <w:p w14:paraId="23765A8E"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186</w:t>
            </w:r>
          </w:p>
        </w:tc>
      </w:tr>
      <w:tr w:rsidR="00F27D44" w:rsidRPr="00F27D44" w14:paraId="07C6719A" w14:textId="77777777" w:rsidTr="00F27D44">
        <w:trPr>
          <w:tblCellSpacing w:w="15" w:type="dxa"/>
          <w:jc w:val="center"/>
        </w:trPr>
        <w:tc>
          <w:tcPr>
            <w:tcW w:w="0" w:type="auto"/>
            <w:vAlign w:val="center"/>
            <w:hideMark/>
          </w:tcPr>
          <w:p w14:paraId="63E20420"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Log Likelihood</w:t>
            </w:r>
          </w:p>
        </w:tc>
        <w:tc>
          <w:tcPr>
            <w:tcW w:w="0" w:type="auto"/>
            <w:vAlign w:val="center"/>
            <w:hideMark/>
          </w:tcPr>
          <w:p w14:paraId="70C51EEE"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-1,791.488</w:t>
            </w:r>
          </w:p>
        </w:tc>
        <w:tc>
          <w:tcPr>
            <w:tcW w:w="0" w:type="auto"/>
            <w:vAlign w:val="center"/>
            <w:hideMark/>
          </w:tcPr>
          <w:p w14:paraId="5540927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-194,401.000</w:t>
            </w:r>
          </w:p>
        </w:tc>
        <w:tc>
          <w:tcPr>
            <w:tcW w:w="0" w:type="auto"/>
            <w:vAlign w:val="center"/>
            <w:hideMark/>
          </w:tcPr>
          <w:p w14:paraId="293F9867"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r>
      <w:tr w:rsidR="00F27D44" w:rsidRPr="00F27D44" w14:paraId="586D77A9" w14:textId="77777777" w:rsidTr="00F27D44">
        <w:trPr>
          <w:tblCellSpacing w:w="15" w:type="dxa"/>
          <w:jc w:val="center"/>
        </w:trPr>
        <w:tc>
          <w:tcPr>
            <w:tcW w:w="0" w:type="auto"/>
            <w:vAlign w:val="center"/>
            <w:hideMark/>
          </w:tcPr>
          <w:p w14:paraId="6300CDAD"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Akaike Inf. Crit.</w:t>
            </w:r>
          </w:p>
        </w:tc>
        <w:tc>
          <w:tcPr>
            <w:tcW w:w="0" w:type="auto"/>
            <w:vAlign w:val="center"/>
            <w:hideMark/>
          </w:tcPr>
          <w:p w14:paraId="30DF508C"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3,590.975</w:t>
            </w:r>
          </w:p>
        </w:tc>
        <w:tc>
          <w:tcPr>
            <w:tcW w:w="0" w:type="auto"/>
            <w:vAlign w:val="center"/>
            <w:hideMark/>
          </w:tcPr>
          <w:p w14:paraId="0221D784"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rPr>
              <w:t>388,810.000</w:t>
            </w:r>
          </w:p>
        </w:tc>
        <w:tc>
          <w:tcPr>
            <w:tcW w:w="0" w:type="auto"/>
            <w:vAlign w:val="center"/>
            <w:hideMark/>
          </w:tcPr>
          <w:p w14:paraId="67558F75"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p>
        </w:tc>
      </w:tr>
      <w:tr w:rsidR="00F27D44" w:rsidRPr="00F27D44" w14:paraId="2DC27131" w14:textId="77777777" w:rsidTr="00F27D44">
        <w:trPr>
          <w:tblCellSpacing w:w="15" w:type="dxa"/>
          <w:jc w:val="center"/>
        </w:trPr>
        <w:tc>
          <w:tcPr>
            <w:tcW w:w="0" w:type="auto"/>
            <w:gridSpan w:val="4"/>
            <w:tcBorders>
              <w:bottom w:val="single" w:sz="6" w:space="0" w:color="000000"/>
            </w:tcBorders>
            <w:vAlign w:val="center"/>
            <w:hideMark/>
          </w:tcPr>
          <w:p w14:paraId="7A947E69" w14:textId="77777777" w:rsidR="00F27D44" w:rsidRPr="00F27D44" w:rsidRDefault="00F27D44" w:rsidP="00E433F7">
            <w:pPr>
              <w:spacing w:after="0" w:line="240" w:lineRule="auto"/>
              <w:jc w:val="both"/>
              <w:rPr>
                <w:rFonts w:ascii="Times New Roman" w:eastAsia="Times New Roman" w:hAnsi="Times New Roman" w:cs="Times New Roman"/>
                <w:sz w:val="14"/>
                <w:szCs w:val="20"/>
              </w:rPr>
            </w:pPr>
          </w:p>
        </w:tc>
      </w:tr>
      <w:tr w:rsidR="00F27D44" w:rsidRPr="00F27D44" w14:paraId="357364B0" w14:textId="77777777" w:rsidTr="00F27D44">
        <w:trPr>
          <w:tblCellSpacing w:w="15" w:type="dxa"/>
          <w:jc w:val="center"/>
        </w:trPr>
        <w:tc>
          <w:tcPr>
            <w:tcW w:w="0" w:type="auto"/>
            <w:vAlign w:val="center"/>
            <w:hideMark/>
          </w:tcPr>
          <w:p w14:paraId="177D1FC6"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i/>
                <w:iCs/>
                <w:sz w:val="14"/>
                <w:szCs w:val="24"/>
              </w:rPr>
              <w:t>Note:</w:t>
            </w:r>
          </w:p>
        </w:tc>
        <w:tc>
          <w:tcPr>
            <w:tcW w:w="0" w:type="auto"/>
            <w:gridSpan w:val="3"/>
            <w:vAlign w:val="center"/>
            <w:hideMark/>
          </w:tcPr>
          <w:p w14:paraId="3638A088" w14:textId="77777777" w:rsidR="00F27D44" w:rsidRPr="00F27D44" w:rsidRDefault="00F27D44" w:rsidP="00E433F7">
            <w:pPr>
              <w:spacing w:after="0" w:line="240" w:lineRule="auto"/>
              <w:jc w:val="both"/>
              <w:rPr>
                <w:rFonts w:ascii="Times New Roman" w:eastAsia="Times New Roman" w:hAnsi="Times New Roman" w:cs="Times New Roman"/>
                <w:sz w:val="14"/>
                <w:szCs w:val="24"/>
              </w:rPr>
            </w:pPr>
            <w:r w:rsidRPr="00F27D44">
              <w:rPr>
                <w:rFonts w:ascii="Times New Roman" w:eastAsia="Times New Roman" w:hAnsi="Times New Roman" w:cs="Times New Roman"/>
                <w:sz w:val="14"/>
                <w:szCs w:val="24"/>
                <w:vertAlign w:val="superscript"/>
              </w:rPr>
              <w:t>*</w:t>
            </w:r>
            <w:r w:rsidRPr="00F27D44">
              <w:rPr>
                <w:rFonts w:ascii="Times New Roman" w:eastAsia="Times New Roman" w:hAnsi="Times New Roman" w:cs="Times New Roman"/>
                <w:sz w:val="14"/>
                <w:szCs w:val="24"/>
              </w:rPr>
              <w:t xml:space="preserve">p&lt;0.1; </w:t>
            </w:r>
            <w:r w:rsidRPr="00F27D44">
              <w:rPr>
                <w:rFonts w:ascii="Times New Roman" w:eastAsia="Times New Roman" w:hAnsi="Times New Roman" w:cs="Times New Roman"/>
                <w:sz w:val="14"/>
                <w:szCs w:val="24"/>
                <w:vertAlign w:val="superscript"/>
              </w:rPr>
              <w:t>**</w:t>
            </w:r>
            <w:r w:rsidRPr="00F27D44">
              <w:rPr>
                <w:rFonts w:ascii="Times New Roman" w:eastAsia="Times New Roman" w:hAnsi="Times New Roman" w:cs="Times New Roman"/>
                <w:sz w:val="14"/>
                <w:szCs w:val="24"/>
              </w:rPr>
              <w:t xml:space="preserve">p&lt;0.05; </w:t>
            </w:r>
            <w:r w:rsidRPr="00F27D44">
              <w:rPr>
                <w:rFonts w:ascii="Times New Roman" w:eastAsia="Times New Roman" w:hAnsi="Times New Roman" w:cs="Times New Roman"/>
                <w:sz w:val="14"/>
                <w:szCs w:val="24"/>
                <w:vertAlign w:val="superscript"/>
              </w:rPr>
              <w:t>***</w:t>
            </w:r>
            <w:r w:rsidRPr="00F27D44">
              <w:rPr>
                <w:rFonts w:ascii="Times New Roman" w:eastAsia="Times New Roman" w:hAnsi="Times New Roman" w:cs="Times New Roman"/>
                <w:sz w:val="14"/>
                <w:szCs w:val="24"/>
              </w:rPr>
              <w:t>p&lt;0.01</w:t>
            </w:r>
          </w:p>
        </w:tc>
      </w:tr>
    </w:tbl>
    <w:p w14:paraId="636E72FF" w14:textId="7E793DCA" w:rsidR="003D089F" w:rsidRPr="003D089F" w:rsidRDefault="00F27D44" w:rsidP="00E433F7">
      <w:pPr>
        <w:pStyle w:val="Caption"/>
        <w:jc w:val="both"/>
        <w:rPr>
          <w:b/>
        </w:rPr>
      </w:pPr>
      <w:r>
        <w:t xml:space="preserve"> </w:t>
      </w:r>
      <w:bookmarkStart w:id="4" w:name="_Ref11839878"/>
      <w:r w:rsidR="00377DB5">
        <w:t xml:space="preserve">Table </w:t>
      </w:r>
      <w:r w:rsidR="00E64E9D">
        <w:fldChar w:fldCharType="begin"/>
      </w:r>
      <w:r w:rsidR="00E64E9D">
        <w:instrText xml:space="preserve"> SEQ Table \* ARABIC </w:instrText>
      </w:r>
      <w:r w:rsidR="00E64E9D">
        <w:fldChar w:fldCharType="separate"/>
      </w:r>
      <w:r w:rsidR="0089017D">
        <w:rPr>
          <w:noProof/>
        </w:rPr>
        <w:t>2</w:t>
      </w:r>
      <w:r w:rsidR="00E64E9D">
        <w:rPr>
          <w:noProof/>
        </w:rPr>
        <w:fldChar w:fldCharType="end"/>
      </w:r>
      <w:bookmarkEnd w:id="3"/>
      <w:bookmarkEnd w:id="4"/>
      <w:r w:rsidR="00377DB5">
        <w:t>: Global downloads by macroeconomic variables</w:t>
      </w:r>
    </w:p>
    <w:p w14:paraId="63CA9E7F" w14:textId="05E156F6" w:rsidR="004077A3" w:rsidRDefault="00F26DF1" w:rsidP="00E433F7">
      <w:pPr>
        <w:jc w:val="both"/>
      </w:pPr>
      <w:r>
        <w:t xml:space="preserve">In the </w:t>
      </w:r>
      <w:r w:rsidR="001C3EF8">
        <w:t>general linear</w:t>
      </w:r>
      <w:r>
        <w:t xml:space="preserve"> </w:t>
      </w:r>
      <w:proofErr w:type="gramStart"/>
      <w:r>
        <w:t>model</w:t>
      </w:r>
      <w:proofErr w:type="gramEnd"/>
      <w:r>
        <w:t xml:space="preserve"> </w:t>
      </w:r>
      <w:r w:rsidR="00A75F1C">
        <w:t xml:space="preserve">both the </w:t>
      </w:r>
      <w:r w:rsidR="00165A5B">
        <w:t>Internet</w:t>
      </w:r>
      <w:r>
        <w:t xml:space="preserve"> </w:t>
      </w:r>
      <w:r w:rsidR="00165A5B">
        <w:t xml:space="preserve">Penetration </w:t>
      </w:r>
      <w:r w:rsidR="00A75F1C">
        <w:t xml:space="preserve">and the GDP </w:t>
      </w:r>
      <w:r w:rsidR="002450F5">
        <w:t>ha</w:t>
      </w:r>
      <w:r w:rsidR="00A75F1C">
        <w:t xml:space="preserve">ve </w:t>
      </w:r>
      <w:r w:rsidR="002450F5">
        <w:t>positive effect</w:t>
      </w:r>
      <w:r w:rsidR="00A75F1C">
        <w:t xml:space="preserve">s, but the significance of the GDP effect is </w:t>
      </w:r>
      <w:r w:rsidR="00377B7F">
        <w:t>somewhat weaker</w:t>
      </w:r>
      <w:r w:rsidR="00A75F1C">
        <w:t xml:space="preserve"> than the effect of internet penetration</w:t>
      </w:r>
      <w:r w:rsidR="00165A5B">
        <w:t xml:space="preserve">. </w:t>
      </w:r>
      <w:r w:rsidR="003B4172">
        <w:t xml:space="preserve">While there </w:t>
      </w:r>
      <w:r w:rsidR="000C6A44">
        <w:t>is a 0.68</w:t>
      </w:r>
      <w:r w:rsidR="00165A5B">
        <w:t xml:space="preserve"> correlation between GDP and Internet penetration, the VIF values of the model show that the model does not</w:t>
      </w:r>
      <w:r w:rsidR="00C850DE">
        <w:t xml:space="preserve"> suffer from multicollinearity. </w:t>
      </w:r>
    </w:p>
    <w:p w14:paraId="26E0E21B" w14:textId="30D1E0C1" w:rsidR="004077A3" w:rsidRDefault="00EB0CAC" w:rsidP="00E433F7">
      <w:pPr>
        <w:jc w:val="both"/>
      </w:pPr>
      <w:r>
        <w:t>With the P</w:t>
      </w:r>
      <w:r w:rsidR="00165A5B">
        <w:t>oisson regression</w:t>
      </w:r>
      <w:r w:rsidR="00C850DE">
        <w:t xml:space="preserve"> in column (2) of</w:t>
      </w:r>
      <w:r w:rsidR="001C3EF8">
        <w:t xml:space="preserve"> </w:t>
      </w:r>
      <w:r w:rsidR="001C3EF8">
        <w:fldChar w:fldCharType="begin"/>
      </w:r>
      <w:r w:rsidR="001C3EF8">
        <w:instrText xml:space="preserve"> REF _Ref11839878 \h </w:instrText>
      </w:r>
      <w:r w:rsidR="00E433F7">
        <w:instrText xml:space="preserve"> \* MERGEFORMAT </w:instrText>
      </w:r>
      <w:r w:rsidR="001C3EF8">
        <w:fldChar w:fldCharType="separate"/>
      </w:r>
      <w:r w:rsidR="001C3EF8">
        <w:t xml:space="preserve">Table </w:t>
      </w:r>
      <w:r w:rsidR="001C3EF8">
        <w:rPr>
          <w:noProof/>
        </w:rPr>
        <w:t>2</w:t>
      </w:r>
      <w:r w:rsidR="001C3EF8">
        <w:fldChar w:fldCharType="end"/>
      </w:r>
      <w:r w:rsidR="00165A5B">
        <w:t xml:space="preserve">, all </w:t>
      </w:r>
      <w:r w:rsidR="003B4172">
        <w:t xml:space="preserve">the </w:t>
      </w:r>
      <w:r w:rsidR="00165A5B">
        <w:t xml:space="preserve">variables are highly significant. </w:t>
      </w:r>
      <w:r w:rsidR="004077A3">
        <w:t>The VIF values are &lt;2, so we should</w:t>
      </w:r>
      <w:r w:rsidR="003D0523">
        <w:t xml:space="preserve"> </w:t>
      </w:r>
      <w:r w:rsidR="004077A3">
        <w:t>n</w:t>
      </w:r>
      <w:r w:rsidR="003D0523">
        <w:t>o</w:t>
      </w:r>
      <w:r w:rsidR="004077A3">
        <w:t xml:space="preserve">t worry about multicollinearity here either.  </w:t>
      </w:r>
      <w:r w:rsidR="00165A5B">
        <w:t>The sign</w:t>
      </w:r>
      <w:r w:rsidR="002A245B">
        <w:t>s</w:t>
      </w:r>
      <w:r w:rsidR="00165A5B">
        <w:t xml:space="preserve"> of the coefficients are the same</w:t>
      </w:r>
      <w:r w:rsidR="003B4172">
        <w:t xml:space="preserve"> as with the linear model</w:t>
      </w:r>
      <w:r w:rsidR="00402629">
        <w:t>: wealthier, countries with better internet download more</w:t>
      </w:r>
      <w:r w:rsidR="009A1D6E">
        <w:t xml:space="preserve">. Population enters as a highly significant explanatory variable with a negative sign, </w:t>
      </w:r>
      <w:r w:rsidR="00DE1355">
        <w:t xml:space="preserve">which may be the result of </w:t>
      </w:r>
      <w:r w:rsidR="00576C33">
        <w:t xml:space="preserve">two factors. On the one hand the knowledge demand of populous </w:t>
      </w:r>
      <w:r w:rsidR="00DE1355">
        <w:t>co</w:t>
      </w:r>
      <w:r w:rsidR="00576C33">
        <w:t>u</w:t>
      </w:r>
      <w:r w:rsidR="00DE1355">
        <w:t xml:space="preserve">ntries </w:t>
      </w:r>
      <w:r w:rsidR="00576C33">
        <w:t>like China, India, Indonesia are not best served by a predominantly English language shadow library</w:t>
      </w:r>
      <w:r w:rsidR="00402629">
        <w:t>.</w:t>
      </w:r>
      <w:r w:rsidR="00576C33">
        <w:t xml:space="preserve"> On the other hand</w:t>
      </w:r>
      <w:r w:rsidR="00C54DD9">
        <w:t>,</w:t>
      </w:r>
      <w:r w:rsidR="00462935">
        <w:t xml:space="preserve"> it is possible that the share of population working in knowledge intensive domains of society do not scale linearly with population. </w:t>
      </w:r>
      <w:r w:rsidR="00402629">
        <w:t xml:space="preserve"> </w:t>
      </w:r>
    </w:p>
    <w:p w14:paraId="4DA1C204" w14:textId="7EA8073A" w:rsidR="00B837DA" w:rsidRDefault="00165A5B" w:rsidP="00E433F7">
      <w:pPr>
        <w:jc w:val="both"/>
      </w:pPr>
      <w:r>
        <w:t xml:space="preserve">One possible downside of </w:t>
      </w:r>
      <w:r w:rsidR="00EB0CAC">
        <w:t>the Poisson regression</w:t>
      </w:r>
      <w:r>
        <w:t xml:space="preserve"> </w:t>
      </w:r>
      <w:r w:rsidR="00EB0CAC">
        <w:t xml:space="preserve">is </w:t>
      </w:r>
      <w:r>
        <w:t xml:space="preserve">that </w:t>
      </w:r>
      <w:r w:rsidR="00EB0CAC">
        <w:t xml:space="preserve">it </w:t>
      </w:r>
      <w:r>
        <w:t>can</w:t>
      </w:r>
      <w:r w:rsidR="003D0523">
        <w:t>not</w:t>
      </w:r>
      <w:r>
        <w:t xml:space="preserve"> deal with overdispersion (only one parameter is estimated). This can lead to</w:t>
      </w:r>
      <w:r w:rsidR="00C850DE">
        <w:t xml:space="preserve"> underestimated standard errors, </w:t>
      </w:r>
      <w:r>
        <w:t xml:space="preserve">which </w:t>
      </w:r>
      <w:r w:rsidR="00C850DE">
        <w:t xml:space="preserve">we </w:t>
      </w:r>
      <w:r>
        <w:t>tested with a Wald test</w:t>
      </w:r>
      <w:r w:rsidR="00B837DA">
        <w:t xml:space="preserve">. </w:t>
      </w:r>
      <w:r w:rsidR="00EC695B">
        <w:t xml:space="preserve">Since </w:t>
      </w:r>
      <w:r>
        <w:t>the scale factor</w:t>
      </w:r>
      <w:r w:rsidR="00EC695B">
        <w:t xml:space="preserve"> in the </w:t>
      </w:r>
      <w:r w:rsidR="00EB0CAC">
        <w:t>Poiss</w:t>
      </w:r>
      <w:r w:rsidR="00EC695B">
        <w:t xml:space="preserve">on model is much higher than 1  </w:t>
      </w:r>
      <w:r>
        <w:t>(</w:t>
      </w:r>
      <w:proofErr w:type="spellStart"/>
      <w:r>
        <w:t>residual_deviance</w:t>
      </w:r>
      <w:proofErr w:type="spellEnd"/>
      <w:r>
        <w:t xml:space="preserve"> / df = </w:t>
      </w:r>
      <w:r w:rsidR="005F27E3">
        <w:t>387126/</w:t>
      </w:r>
      <w:r w:rsidR="005F27E3" w:rsidRPr="005F27E3">
        <w:t>182</w:t>
      </w:r>
      <w:r w:rsidRPr="005F27E3">
        <w:t>)</w:t>
      </w:r>
      <w:r>
        <w:t xml:space="preserve">, </w:t>
      </w:r>
      <w:r w:rsidR="00C850DE">
        <w:t xml:space="preserve">we </w:t>
      </w:r>
      <w:r>
        <w:t>correct</w:t>
      </w:r>
      <w:r w:rsidR="00C850DE">
        <w:t>ed</w:t>
      </w:r>
      <w:r>
        <w:t xml:space="preserve"> for overdispersion</w:t>
      </w:r>
      <w:r w:rsidR="00EC695B">
        <w:t xml:space="preserve"> </w:t>
      </w:r>
      <w:r w:rsidR="00CD699B">
        <w:t xml:space="preserve">by using a </w:t>
      </w:r>
      <w:r w:rsidR="00EB0CAC">
        <w:t>Q</w:t>
      </w:r>
      <w:r w:rsidR="00CD699B">
        <w:t>uasi</w:t>
      </w:r>
      <w:r w:rsidR="00EB0CAC">
        <w:t>P</w:t>
      </w:r>
      <w:r w:rsidR="00CD699B">
        <w:t xml:space="preserve">oisson </w:t>
      </w:r>
      <w:r>
        <w:t xml:space="preserve">regression </w:t>
      </w:r>
      <w:r w:rsidR="00CD699B">
        <w:t>model</w:t>
      </w:r>
      <w:r w:rsidR="00EB0CAC">
        <w:t>, presented in</w:t>
      </w:r>
      <w:r w:rsidR="00CD699B">
        <w:t xml:space="preserve"> </w:t>
      </w:r>
      <w:r w:rsidR="005C7235">
        <w:t>co</w:t>
      </w:r>
      <w:r w:rsidR="00C850DE">
        <w:t>lumn (3) of</w:t>
      </w:r>
      <w:r w:rsidR="00B837DA">
        <w:t xml:space="preserve"> </w:t>
      </w:r>
      <w:r w:rsidR="00B837DA">
        <w:fldChar w:fldCharType="begin"/>
      </w:r>
      <w:r w:rsidR="00B837DA">
        <w:instrText xml:space="preserve"> REF _Ref11839878 \h </w:instrText>
      </w:r>
      <w:r w:rsidR="00E433F7">
        <w:instrText xml:space="preserve"> \* MERGEFORMAT </w:instrText>
      </w:r>
      <w:r w:rsidR="00B837DA">
        <w:fldChar w:fldCharType="separate"/>
      </w:r>
      <w:r w:rsidR="00B837DA">
        <w:t xml:space="preserve">Table </w:t>
      </w:r>
      <w:r w:rsidR="00B837DA">
        <w:rPr>
          <w:noProof/>
        </w:rPr>
        <w:t>2</w:t>
      </w:r>
      <w:r w:rsidR="00B837DA">
        <w:fldChar w:fldCharType="end"/>
      </w:r>
      <w:r>
        <w:t>.</w:t>
      </w:r>
      <w:r w:rsidR="00170CDD">
        <w:t xml:space="preserve"> </w:t>
      </w:r>
      <w:r w:rsidR="00BB414C">
        <w:t xml:space="preserve">In this last </w:t>
      </w:r>
      <w:r w:rsidR="00224082">
        <w:t xml:space="preserve">model </w:t>
      </w:r>
      <w:r w:rsidR="00BB414C">
        <w:t xml:space="preserve">wealth and internet penetration </w:t>
      </w:r>
      <w:r w:rsidR="00C92712">
        <w:t>are highly significant, and have</w:t>
      </w:r>
      <w:r w:rsidR="00BB414C">
        <w:t xml:space="preserve"> positive effect</w:t>
      </w:r>
      <w:r w:rsidR="00B837DA">
        <w:t xml:space="preserve">s. </w:t>
      </w:r>
    </w:p>
    <w:p w14:paraId="15332E91" w14:textId="6768225B" w:rsidR="00165A5B" w:rsidRDefault="00E73E86" w:rsidP="00E433F7">
      <w:pPr>
        <w:jc w:val="both"/>
      </w:pPr>
      <w:r>
        <w:t xml:space="preserve">Taken together, these models suggest </w:t>
      </w:r>
      <w:r w:rsidR="00C92712">
        <w:t xml:space="preserve">a result </w:t>
      </w:r>
      <w:r w:rsidR="008565AE">
        <w:t>which contradicts</w:t>
      </w:r>
      <w:r w:rsidR="00C92712">
        <w:t xml:space="preserve"> our hypothesis that less wealthy countries may use shadow libraries </w:t>
      </w:r>
      <w:r w:rsidR="008565AE">
        <w:t xml:space="preserve">more </w:t>
      </w:r>
      <w:r w:rsidR="00C92712">
        <w:t>to compensate for infrastructural, and funding limitations.</w:t>
      </w:r>
    </w:p>
    <w:p w14:paraId="71DF9D17" w14:textId="0F2A4857" w:rsidR="00355767" w:rsidRDefault="00C92712" w:rsidP="00300E3C">
      <w:pPr>
        <w:jc w:val="both"/>
      </w:pPr>
      <w:r>
        <w:t xml:space="preserve">To explore further, </w:t>
      </w:r>
      <w:r w:rsidR="00B743A0">
        <w:t xml:space="preserve">we added a number of macroeconomic </w:t>
      </w:r>
      <w:r w:rsidR="00165A5B">
        <w:t xml:space="preserve">variables </w:t>
      </w:r>
      <w:r w:rsidR="00B743A0">
        <w:t>related to tertiary education and research activities</w:t>
      </w:r>
      <w:r w:rsidR="00165A5B">
        <w:t xml:space="preserve">. </w:t>
      </w:r>
      <w:r w:rsidR="00B743A0">
        <w:t xml:space="preserve">We queried </w:t>
      </w:r>
      <w:hyperlink r:id="rId15">
        <w:r w:rsidR="00B743A0" w:rsidRPr="007F4904">
          <w:t xml:space="preserve">gross </w:t>
        </w:r>
        <w:r w:rsidR="00B743A0">
          <w:t xml:space="preserve">tertiary education </w:t>
        </w:r>
        <w:r w:rsidR="00B743A0" w:rsidRPr="007F4904">
          <w:t>enrollment ratio</w:t>
        </w:r>
      </w:hyperlink>
      <w:r w:rsidR="00B743A0">
        <w:t xml:space="preserve">, the expenditure on tertiary education per student and the percentage of GDP spending on R&amp;D from </w:t>
      </w:r>
      <w:r w:rsidR="00B743A0" w:rsidRPr="00E73E86">
        <w:t>201</w:t>
      </w:r>
      <w:r w:rsidR="00E73E86" w:rsidRPr="00E73E86">
        <w:t>5</w:t>
      </w:r>
      <w:r w:rsidR="00E73E86">
        <w:t xml:space="preserve"> from the </w:t>
      </w:r>
      <w:r w:rsidR="00E73E86" w:rsidRPr="00E73E86">
        <w:t>World Bank Open Data</w:t>
      </w:r>
      <w:r w:rsidR="00E73E86">
        <w:t xml:space="preserve"> dataset</w:t>
      </w:r>
      <w:r w:rsidR="00B743A0">
        <w:t>.</w:t>
      </w:r>
      <w:r w:rsidR="007332C6">
        <w:t xml:space="preserve"> We also included the H index of countries from 2015. </w:t>
      </w:r>
      <w:r w:rsidR="00B743A0">
        <w:t xml:space="preserve"> Due to missing data the sample size </w:t>
      </w:r>
      <w:r w:rsidR="00B743A0">
        <w:lastRenderedPageBreak/>
        <w:t xml:space="preserve">was reduced </w:t>
      </w:r>
      <w:r w:rsidR="00D46458">
        <w:t xml:space="preserve">from </w:t>
      </w:r>
      <w:r w:rsidR="002A4932" w:rsidRPr="001156B0">
        <w:t>186</w:t>
      </w:r>
      <w:r w:rsidR="00D46458" w:rsidRPr="001156B0">
        <w:t xml:space="preserve"> to </w:t>
      </w:r>
      <w:r w:rsidR="002A4932" w:rsidRPr="001156B0">
        <w:t>7</w:t>
      </w:r>
      <w:r w:rsidR="00094658" w:rsidRPr="001156B0">
        <w:t>9</w:t>
      </w:r>
      <w:r w:rsidR="00300E3C">
        <w:t xml:space="preserve">. </w:t>
      </w:r>
      <w:r w:rsidR="00684831">
        <w:t xml:space="preserve">For this model and all the following </w:t>
      </w:r>
      <w:r w:rsidR="003D0523">
        <w:t>ones,</w:t>
      </w:r>
      <w:r w:rsidR="00684831">
        <w:t xml:space="preserve"> we only include the results of the </w:t>
      </w:r>
      <w:r w:rsidR="008565AE">
        <w:t>Q</w:t>
      </w:r>
      <w:r w:rsidR="00684831">
        <w:t>uasi</w:t>
      </w:r>
      <w:r w:rsidR="008565AE">
        <w:t>P</w:t>
      </w:r>
      <w:r w:rsidR="00684831">
        <w:t xml:space="preserve">oisson regression as this is the best fit for our data. The results are summarized in </w:t>
      </w:r>
      <w:r w:rsidR="00355767">
        <w:fldChar w:fldCharType="begin"/>
      </w:r>
      <w:r w:rsidR="00355767">
        <w:instrText xml:space="preserve"> REF _Ref11753748 \h </w:instrText>
      </w:r>
      <w:r w:rsidR="00E433F7">
        <w:instrText xml:space="preserve"> \* MERGEFORMAT </w:instrText>
      </w:r>
      <w:r w:rsidR="00355767">
        <w:fldChar w:fldCharType="separate"/>
      </w:r>
      <w:r w:rsidR="00355767">
        <w:t xml:space="preserve">Table </w:t>
      </w:r>
      <w:r w:rsidR="00355767">
        <w:rPr>
          <w:noProof/>
        </w:rPr>
        <w:t>3</w:t>
      </w:r>
      <w:r w:rsidR="00355767">
        <w:fldChar w:fldCharType="end"/>
      </w:r>
      <w:r w:rsidR="00355767">
        <w:t>.</w:t>
      </w:r>
    </w:p>
    <w:p w14:paraId="7E5F7BA6" w14:textId="77777777" w:rsidR="00300E3C" w:rsidRDefault="00300E3C" w:rsidP="00300E3C">
      <w:pPr>
        <w:jc w:val="both"/>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64"/>
        <w:gridCol w:w="607"/>
        <w:gridCol w:w="607"/>
        <w:gridCol w:w="2117"/>
      </w:tblGrid>
      <w:tr w:rsidR="002A4932" w:rsidRPr="002A4932" w14:paraId="4D2337A4" w14:textId="77777777" w:rsidTr="002A4932">
        <w:trPr>
          <w:tblCellSpacing w:w="15" w:type="dxa"/>
          <w:jc w:val="center"/>
        </w:trPr>
        <w:tc>
          <w:tcPr>
            <w:tcW w:w="5435" w:type="dxa"/>
            <w:gridSpan w:val="4"/>
            <w:tcBorders>
              <w:bottom w:val="single" w:sz="6" w:space="0" w:color="000000"/>
            </w:tcBorders>
            <w:vAlign w:val="center"/>
            <w:hideMark/>
          </w:tcPr>
          <w:p w14:paraId="47E8E843" w14:textId="77777777" w:rsidR="002A4932" w:rsidRPr="002A4932" w:rsidRDefault="002A4932" w:rsidP="00E433F7">
            <w:pPr>
              <w:contextualSpacing/>
              <w:jc w:val="both"/>
              <w:rPr>
                <w:sz w:val="14"/>
              </w:rPr>
            </w:pPr>
          </w:p>
        </w:tc>
      </w:tr>
      <w:tr w:rsidR="002A4932" w:rsidRPr="002A4932" w14:paraId="5CE6F785" w14:textId="77777777" w:rsidTr="002A4932">
        <w:trPr>
          <w:tblCellSpacing w:w="15" w:type="dxa"/>
          <w:jc w:val="center"/>
        </w:trPr>
        <w:tc>
          <w:tcPr>
            <w:tcW w:w="2115" w:type="dxa"/>
            <w:vAlign w:val="center"/>
            <w:hideMark/>
          </w:tcPr>
          <w:p w14:paraId="5B1A7E98" w14:textId="77777777" w:rsidR="002A4932" w:rsidRPr="002A4932" w:rsidRDefault="002A4932" w:rsidP="00E433F7">
            <w:pPr>
              <w:contextualSpacing/>
              <w:jc w:val="both"/>
              <w:rPr>
                <w:sz w:val="14"/>
              </w:rPr>
            </w:pPr>
          </w:p>
        </w:tc>
        <w:tc>
          <w:tcPr>
            <w:tcW w:w="3280" w:type="dxa"/>
            <w:gridSpan w:val="3"/>
            <w:vAlign w:val="center"/>
            <w:hideMark/>
          </w:tcPr>
          <w:p w14:paraId="22777C44" w14:textId="77777777" w:rsidR="002A4932" w:rsidRPr="002A4932" w:rsidRDefault="002A4932" w:rsidP="00E433F7">
            <w:pPr>
              <w:contextualSpacing/>
              <w:jc w:val="both"/>
              <w:rPr>
                <w:sz w:val="14"/>
              </w:rPr>
            </w:pPr>
            <w:r w:rsidRPr="002A4932">
              <w:rPr>
                <w:i/>
                <w:iCs/>
                <w:sz w:val="14"/>
              </w:rPr>
              <w:t>Dependent variable:</w:t>
            </w:r>
          </w:p>
        </w:tc>
      </w:tr>
      <w:tr w:rsidR="002A4932" w:rsidRPr="002A4932" w14:paraId="7374905E" w14:textId="77777777" w:rsidTr="002A4932">
        <w:trPr>
          <w:tblCellSpacing w:w="15" w:type="dxa"/>
          <w:jc w:val="center"/>
        </w:trPr>
        <w:tc>
          <w:tcPr>
            <w:tcW w:w="2115" w:type="dxa"/>
            <w:vAlign w:val="center"/>
            <w:hideMark/>
          </w:tcPr>
          <w:p w14:paraId="23B299B6" w14:textId="77777777" w:rsidR="002A4932" w:rsidRPr="002A4932" w:rsidRDefault="002A4932" w:rsidP="00E433F7">
            <w:pPr>
              <w:contextualSpacing/>
              <w:jc w:val="both"/>
              <w:rPr>
                <w:sz w:val="14"/>
              </w:rPr>
            </w:pPr>
          </w:p>
        </w:tc>
        <w:tc>
          <w:tcPr>
            <w:tcW w:w="3280" w:type="dxa"/>
            <w:gridSpan w:val="3"/>
            <w:tcBorders>
              <w:bottom w:val="single" w:sz="6" w:space="0" w:color="000000"/>
            </w:tcBorders>
            <w:vAlign w:val="center"/>
            <w:hideMark/>
          </w:tcPr>
          <w:p w14:paraId="15BFA047" w14:textId="77777777" w:rsidR="002A4932" w:rsidRPr="002A4932" w:rsidRDefault="002A4932" w:rsidP="00E433F7">
            <w:pPr>
              <w:contextualSpacing/>
              <w:jc w:val="both"/>
              <w:rPr>
                <w:sz w:val="14"/>
              </w:rPr>
            </w:pPr>
          </w:p>
        </w:tc>
      </w:tr>
      <w:tr w:rsidR="002A4932" w:rsidRPr="002A4932" w14:paraId="6F604BBE" w14:textId="77777777" w:rsidTr="002A4932">
        <w:trPr>
          <w:tblCellSpacing w:w="15" w:type="dxa"/>
          <w:jc w:val="center"/>
        </w:trPr>
        <w:tc>
          <w:tcPr>
            <w:tcW w:w="2115" w:type="dxa"/>
            <w:vAlign w:val="center"/>
            <w:hideMark/>
          </w:tcPr>
          <w:p w14:paraId="59D3586A" w14:textId="77777777" w:rsidR="002A4932" w:rsidRPr="002A4932" w:rsidRDefault="002A4932" w:rsidP="00E433F7">
            <w:pPr>
              <w:contextualSpacing/>
              <w:jc w:val="both"/>
              <w:rPr>
                <w:sz w:val="14"/>
              </w:rPr>
            </w:pPr>
          </w:p>
        </w:tc>
        <w:tc>
          <w:tcPr>
            <w:tcW w:w="3280" w:type="dxa"/>
            <w:gridSpan w:val="3"/>
            <w:vAlign w:val="center"/>
            <w:hideMark/>
          </w:tcPr>
          <w:p w14:paraId="1BF3B480" w14:textId="77777777" w:rsidR="002A4932" w:rsidRPr="002A4932" w:rsidRDefault="002A4932" w:rsidP="00E433F7">
            <w:pPr>
              <w:contextualSpacing/>
              <w:jc w:val="both"/>
              <w:rPr>
                <w:sz w:val="14"/>
              </w:rPr>
            </w:pPr>
            <w:proofErr w:type="spellStart"/>
            <w:r w:rsidRPr="002A4932">
              <w:rPr>
                <w:sz w:val="14"/>
              </w:rPr>
              <w:t>dl_per_pop_round</w:t>
            </w:r>
            <w:proofErr w:type="spellEnd"/>
          </w:p>
        </w:tc>
      </w:tr>
      <w:tr w:rsidR="002A4932" w:rsidRPr="002A4932" w14:paraId="00DAC574" w14:textId="77777777" w:rsidTr="002A4932">
        <w:trPr>
          <w:tblCellSpacing w:w="15" w:type="dxa"/>
          <w:jc w:val="center"/>
        </w:trPr>
        <w:tc>
          <w:tcPr>
            <w:tcW w:w="2115" w:type="dxa"/>
            <w:vAlign w:val="center"/>
            <w:hideMark/>
          </w:tcPr>
          <w:p w14:paraId="5C46AF88" w14:textId="77777777" w:rsidR="002A4932" w:rsidRPr="002A4932" w:rsidRDefault="002A4932" w:rsidP="00E433F7">
            <w:pPr>
              <w:contextualSpacing/>
              <w:jc w:val="both"/>
              <w:rPr>
                <w:sz w:val="14"/>
              </w:rPr>
            </w:pPr>
          </w:p>
        </w:tc>
        <w:tc>
          <w:tcPr>
            <w:tcW w:w="0" w:type="auto"/>
            <w:vAlign w:val="center"/>
            <w:hideMark/>
          </w:tcPr>
          <w:p w14:paraId="1EC8E9D2" w14:textId="77777777" w:rsidR="002A4932" w:rsidRPr="002A4932" w:rsidRDefault="002A4932" w:rsidP="00E433F7">
            <w:pPr>
              <w:contextualSpacing/>
              <w:jc w:val="both"/>
              <w:rPr>
                <w:sz w:val="14"/>
              </w:rPr>
            </w:pPr>
            <w:r w:rsidRPr="002A4932">
              <w:rPr>
                <w:sz w:val="14"/>
              </w:rPr>
              <w:t>(1)</w:t>
            </w:r>
          </w:p>
        </w:tc>
        <w:tc>
          <w:tcPr>
            <w:tcW w:w="0" w:type="auto"/>
            <w:vAlign w:val="center"/>
            <w:hideMark/>
          </w:tcPr>
          <w:p w14:paraId="1CBEE8F8" w14:textId="77777777" w:rsidR="002A4932" w:rsidRPr="002A4932" w:rsidRDefault="002A4932" w:rsidP="00E433F7">
            <w:pPr>
              <w:contextualSpacing/>
              <w:jc w:val="both"/>
              <w:rPr>
                <w:sz w:val="14"/>
              </w:rPr>
            </w:pPr>
            <w:r w:rsidRPr="002A4932">
              <w:rPr>
                <w:sz w:val="14"/>
              </w:rPr>
              <w:t>(2)</w:t>
            </w:r>
          </w:p>
        </w:tc>
        <w:tc>
          <w:tcPr>
            <w:tcW w:w="2068" w:type="dxa"/>
            <w:vAlign w:val="center"/>
            <w:hideMark/>
          </w:tcPr>
          <w:p w14:paraId="62FC371A" w14:textId="77777777" w:rsidR="002A4932" w:rsidRPr="002A4932" w:rsidRDefault="002A4932" w:rsidP="00E433F7">
            <w:pPr>
              <w:contextualSpacing/>
              <w:jc w:val="both"/>
              <w:rPr>
                <w:sz w:val="14"/>
              </w:rPr>
            </w:pPr>
            <w:r w:rsidRPr="002A4932">
              <w:rPr>
                <w:sz w:val="14"/>
              </w:rPr>
              <w:t>(3)</w:t>
            </w:r>
          </w:p>
        </w:tc>
      </w:tr>
      <w:tr w:rsidR="002A4932" w:rsidRPr="002A4932" w14:paraId="158B56E7" w14:textId="77777777" w:rsidTr="002A4932">
        <w:trPr>
          <w:tblCellSpacing w:w="15" w:type="dxa"/>
          <w:jc w:val="center"/>
        </w:trPr>
        <w:tc>
          <w:tcPr>
            <w:tcW w:w="5435" w:type="dxa"/>
            <w:gridSpan w:val="4"/>
            <w:tcBorders>
              <w:bottom w:val="single" w:sz="6" w:space="0" w:color="000000"/>
            </w:tcBorders>
            <w:vAlign w:val="center"/>
            <w:hideMark/>
          </w:tcPr>
          <w:p w14:paraId="63D5A0EC" w14:textId="77777777" w:rsidR="002A4932" w:rsidRPr="002A4932" w:rsidRDefault="002A4932" w:rsidP="00E433F7">
            <w:pPr>
              <w:contextualSpacing/>
              <w:jc w:val="both"/>
              <w:rPr>
                <w:sz w:val="14"/>
              </w:rPr>
            </w:pPr>
          </w:p>
        </w:tc>
      </w:tr>
      <w:tr w:rsidR="002A4932" w:rsidRPr="002A4932" w14:paraId="671E5977" w14:textId="77777777" w:rsidTr="002A4932">
        <w:trPr>
          <w:tblCellSpacing w:w="15" w:type="dxa"/>
          <w:jc w:val="center"/>
        </w:trPr>
        <w:tc>
          <w:tcPr>
            <w:tcW w:w="2115" w:type="dxa"/>
            <w:vAlign w:val="center"/>
            <w:hideMark/>
          </w:tcPr>
          <w:p w14:paraId="1D91A0B4" w14:textId="77777777" w:rsidR="002A4932" w:rsidRPr="002A4932" w:rsidRDefault="002A4932" w:rsidP="00E433F7">
            <w:pPr>
              <w:contextualSpacing/>
              <w:jc w:val="both"/>
              <w:rPr>
                <w:sz w:val="14"/>
              </w:rPr>
            </w:pPr>
            <w:r w:rsidRPr="002A4932">
              <w:rPr>
                <w:sz w:val="14"/>
              </w:rPr>
              <w:t>log(</w:t>
            </w:r>
            <w:proofErr w:type="spellStart"/>
            <w:r w:rsidRPr="002A4932">
              <w:rPr>
                <w:sz w:val="14"/>
              </w:rPr>
              <w:t>pop_per_mil</w:t>
            </w:r>
            <w:proofErr w:type="spellEnd"/>
            <w:r w:rsidRPr="002A4932">
              <w:rPr>
                <w:sz w:val="14"/>
              </w:rPr>
              <w:t>)</w:t>
            </w:r>
          </w:p>
        </w:tc>
        <w:tc>
          <w:tcPr>
            <w:tcW w:w="0" w:type="auto"/>
            <w:vAlign w:val="center"/>
            <w:hideMark/>
          </w:tcPr>
          <w:p w14:paraId="76CEE97C" w14:textId="77777777" w:rsidR="002A4932" w:rsidRPr="002A4932" w:rsidRDefault="002A4932" w:rsidP="00E433F7">
            <w:pPr>
              <w:contextualSpacing/>
              <w:jc w:val="both"/>
              <w:rPr>
                <w:sz w:val="14"/>
              </w:rPr>
            </w:pPr>
            <w:r w:rsidRPr="002A4932">
              <w:rPr>
                <w:sz w:val="14"/>
              </w:rPr>
              <w:t>-0.094</w:t>
            </w:r>
          </w:p>
        </w:tc>
        <w:tc>
          <w:tcPr>
            <w:tcW w:w="0" w:type="auto"/>
            <w:vAlign w:val="center"/>
            <w:hideMark/>
          </w:tcPr>
          <w:p w14:paraId="7AE040EA" w14:textId="77777777" w:rsidR="002A4932" w:rsidRPr="002A4932" w:rsidRDefault="002A4932" w:rsidP="00E433F7">
            <w:pPr>
              <w:contextualSpacing/>
              <w:jc w:val="both"/>
              <w:rPr>
                <w:sz w:val="14"/>
              </w:rPr>
            </w:pPr>
            <w:r w:rsidRPr="002A4932">
              <w:rPr>
                <w:sz w:val="14"/>
              </w:rPr>
              <w:t>-0.332</w:t>
            </w:r>
            <w:r w:rsidRPr="002A4932">
              <w:rPr>
                <w:sz w:val="14"/>
                <w:vertAlign w:val="superscript"/>
              </w:rPr>
              <w:t>***</w:t>
            </w:r>
          </w:p>
        </w:tc>
        <w:tc>
          <w:tcPr>
            <w:tcW w:w="2068" w:type="dxa"/>
            <w:vAlign w:val="center"/>
            <w:hideMark/>
          </w:tcPr>
          <w:p w14:paraId="08274F6A" w14:textId="77777777" w:rsidR="002A4932" w:rsidRPr="002A4932" w:rsidRDefault="002A4932" w:rsidP="00E433F7">
            <w:pPr>
              <w:contextualSpacing/>
              <w:jc w:val="both"/>
              <w:rPr>
                <w:sz w:val="14"/>
              </w:rPr>
            </w:pPr>
            <w:r w:rsidRPr="002A4932">
              <w:rPr>
                <w:sz w:val="14"/>
              </w:rPr>
              <w:t>-0.346</w:t>
            </w:r>
            <w:r w:rsidRPr="002A4932">
              <w:rPr>
                <w:sz w:val="14"/>
                <w:vertAlign w:val="superscript"/>
              </w:rPr>
              <w:t>***</w:t>
            </w:r>
          </w:p>
        </w:tc>
      </w:tr>
      <w:tr w:rsidR="002A4932" w:rsidRPr="002A4932" w14:paraId="612815B7" w14:textId="77777777" w:rsidTr="002A4932">
        <w:trPr>
          <w:tblCellSpacing w:w="15" w:type="dxa"/>
          <w:jc w:val="center"/>
        </w:trPr>
        <w:tc>
          <w:tcPr>
            <w:tcW w:w="2115" w:type="dxa"/>
            <w:vAlign w:val="center"/>
            <w:hideMark/>
          </w:tcPr>
          <w:p w14:paraId="125B20C5" w14:textId="77777777" w:rsidR="002A4932" w:rsidRPr="002A4932" w:rsidRDefault="002A4932" w:rsidP="00E433F7">
            <w:pPr>
              <w:contextualSpacing/>
              <w:jc w:val="both"/>
              <w:rPr>
                <w:sz w:val="14"/>
              </w:rPr>
            </w:pPr>
          </w:p>
        </w:tc>
        <w:tc>
          <w:tcPr>
            <w:tcW w:w="0" w:type="auto"/>
            <w:vAlign w:val="center"/>
            <w:hideMark/>
          </w:tcPr>
          <w:p w14:paraId="4D04E6AE" w14:textId="77777777" w:rsidR="002A4932" w:rsidRPr="002A4932" w:rsidRDefault="002A4932" w:rsidP="00E433F7">
            <w:pPr>
              <w:contextualSpacing/>
              <w:jc w:val="both"/>
              <w:rPr>
                <w:sz w:val="14"/>
              </w:rPr>
            </w:pPr>
            <w:r w:rsidRPr="002A4932">
              <w:rPr>
                <w:sz w:val="14"/>
              </w:rPr>
              <w:t>(0.092)</w:t>
            </w:r>
          </w:p>
        </w:tc>
        <w:tc>
          <w:tcPr>
            <w:tcW w:w="0" w:type="auto"/>
            <w:vAlign w:val="center"/>
            <w:hideMark/>
          </w:tcPr>
          <w:p w14:paraId="50127521" w14:textId="77777777" w:rsidR="002A4932" w:rsidRPr="002A4932" w:rsidRDefault="002A4932" w:rsidP="00E433F7">
            <w:pPr>
              <w:contextualSpacing/>
              <w:jc w:val="both"/>
              <w:rPr>
                <w:sz w:val="14"/>
              </w:rPr>
            </w:pPr>
            <w:r w:rsidRPr="002A4932">
              <w:rPr>
                <w:sz w:val="14"/>
              </w:rPr>
              <w:t>(0.071)</w:t>
            </w:r>
          </w:p>
        </w:tc>
        <w:tc>
          <w:tcPr>
            <w:tcW w:w="2068" w:type="dxa"/>
            <w:vAlign w:val="center"/>
            <w:hideMark/>
          </w:tcPr>
          <w:p w14:paraId="6F245D9C" w14:textId="77777777" w:rsidR="002A4932" w:rsidRPr="002A4932" w:rsidRDefault="002A4932" w:rsidP="00E433F7">
            <w:pPr>
              <w:contextualSpacing/>
              <w:jc w:val="both"/>
              <w:rPr>
                <w:sz w:val="14"/>
              </w:rPr>
            </w:pPr>
            <w:r w:rsidRPr="002A4932">
              <w:rPr>
                <w:sz w:val="14"/>
              </w:rPr>
              <w:t>(0.069)</w:t>
            </w:r>
          </w:p>
        </w:tc>
      </w:tr>
      <w:tr w:rsidR="002A4932" w:rsidRPr="002A4932" w14:paraId="1E589A4A" w14:textId="77777777" w:rsidTr="002A4932">
        <w:trPr>
          <w:tblCellSpacing w:w="15" w:type="dxa"/>
          <w:jc w:val="center"/>
        </w:trPr>
        <w:tc>
          <w:tcPr>
            <w:tcW w:w="2115" w:type="dxa"/>
            <w:vAlign w:val="center"/>
            <w:hideMark/>
          </w:tcPr>
          <w:p w14:paraId="59D60AFC" w14:textId="77777777" w:rsidR="002A4932" w:rsidRPr="002A4932" w:rsidRDefault="002A4932" w:rsidP="00E433F7">
            <w:pPr>
              <w:contextualSpacing/>
              <w:jc w:val="both"/>
              <w:rPr>
                <w:sz w:val="14"/>
              </w:rPr>
            </w:pPr>
          </w:p>
        </w:tc>
        <w:tc>
          <w:tcPr>
            <w:tcW w:w="0" w:type="auto"/>
            <w:vAlign w:val="center"/>
            <w:hideMark/>
          </w:tcPr>
          <w:p w14:paraId="037048E8" w14:textId="77777777" w:rsidR="002A4932" w:rsidRPr="002A4932" w:rsidRDefault="002A4932" w:rsidP="00E433F7">
            <w:pPr>
              <w:contextualSpacing/>
              <w:jc w:val="both"/>
              <w:rPr>
                <w:sz w:val="14"/>
              </w:rPr>
            </w:pPr>
          </w:p>
        </w:tc>
        <w:tc>
          <w:tcPr>
            <w:tcW w:w="0" w:type="auto"/>
            <w:vAlign w:val="center"/>
            <w:hideMark/>
          </w:tcPr>
          <w:p w14:paraId="05A99A37" w14:textId="77777777" w:rsidR="002A4932" w:rsidRPr="002A4932" w:rsidRDefault="002A4932" w:rsidP="00E433F7">
            <w:pPr>
              <w:contextualSpacing/>
              <w:jc w:val="both"/>
              <w:rPr>
                <w:sz w:val="14"/>
              </w:rPr>
            </w:pPr>
          </w:p>
        </w:tc>
        <w:tc>
          <w:tcPr>
            <w:tcW w:w="2068" w:type="dxa"/>
            <w:vAlign w:val="center"/>
            <w:hideMark/>
          </w:tcPr>
          <w:p w14:paraId="568DF0B8" w14:textId="77777777" w:rsidR="002A4932" w:rsidRPr="002A4932" w:rsidRDefault="002A4932" w:rsidP="00E433F7">
            <w:pPr>
              <w:contextualSpacing/>
              <w:jc w:val="both"/>
              <w:rPr>
                <w:sz w:val="14"/>
              </w:rPr>
            </w:pPr>
          </w:p>
        </w:tc>
      </w:tr>
      <w:tr w:rsidR="002A4932" w:rsidRPr="002A4932" w14:paraId="699F2A02" w14:textId="77777777" w:rsidTr="002A4932">
        <w:trPr>
          <w:tblCellSpacing w:w="15" w:type="dxa"/>
          <w:jc w:val="center"/>
        </w:trPr>
        <w:tc>
          <w:tcPr>
            <w:tcW w:w="2115" w:type="dxa"/>
            <w:vAlign w:val="center"/>
            <w:hideMark/>
          </w:tcPr>
          <w:p w14:paraId="4823BB62" w14:textId="77777777" w:rsidR="002A4932" w:rsidRPr="002A4932" w:rsidRDefault="002A4932" w:rsidP="00E433F7">
            <w:pPr>
              <w:contextualSpacing/>
              <w:jc w:val="both"/>
              <w:rPr>
                <w:sz w:val="14"/>
              </w:rPr>
            </w:pPr>
            <w:r w:rsidRPr="002A4932">
              <w:rPr>
                <w:sz w:val="14"/>
              </w:rPr>
              <w:t>log(</w:t>
            </w:r>
            <w:proofErr w:type="spellStart"/>
            <w:r w:rsidRPr="002A4932">
              <w:rPr>
                <w:sz w:val="14"/>
              </w:rPr>
              <w:t>gdp</w:t>
            </w:r>
            <w:proofErr w:type="spellEnd"/>
            <w:r w:rsidRPr="002A4932">
              <w:rPr>
                <w:sz w:val="14"/>
              </w:rPr>
              <w:t>)</w:t>
            </w:r>
          </w:p>
        </w:tc>
        <w:tc>
          <w:tcPr>
            <w:tcW w:w="0" w:type="auto"/>
            <w:vAlign w:val="center"/>
            <w:hideMark/>
          </w:tcPr>
          <w:p w14:paraId="1DD888C7" w14:textId="77777777" w:rsidR="002A4932" w:rsidRPr="002A4932" w:rsidRDefault="002A4932" w:rsidP="00E433F7">
            <w:pPr>
              <w:contextualSpacing/>
              <w:jc w:val="both"/>
              <w:rPr>
                <w:sz w:val="14"/>
              </w:rPr>
            </w:pPr>
            <w:r w:rsidRPr="002A4932">
              <w:rPr>
                <w:sz w:val="14"/>
              </w:rPr>
              <w:t>0.607</w:t>
            </w:r>
            <w:r w:rsidRPr="002A4932">
              <w:rPr>
                <w:sz w:val="14"/>
                <w:vertAlign w:val="superscript"/>
              </w:rPr>
              <w:t>***</w:t>
            </w:r>
          </w:p>
        </w:tc>
        <w:tc>
          <w:tcPr>
            <w:tcW w:w="0" w:type="auto"/>
            <w:vAlign w:val="center"/>
            <w:hideMark/>
          </w:tcPr>
          <w:p w14:paraId="1703FC88" w14:textId="77777777" w:rsidR="002A4932" w:rsidRPr="002A4932" w:rsidRDefault="002A4932" w:rsidP="00E433F7">
            <w:pPr>
              <w:contextualSpacing/>
              <w:jc w:val="both"/>
              <w:rPr>
                <w:sz w:val="14"/>
              </w:rPr>
            </w:pPr>
          </w:p>
        </w:tc>
        <w:tc>
          <w:tcPr>
            <w:tcW w:w="2068" w:type="dxa"/>
            <w:vAlign w:val="center"/>
            <w:hideMark/>
          </w:tcPr>
          <w:p w14:paraId="0EFBB6C4" w14:textId="77777777" w:rsidR="002A4932" w:rsidRPr="002A4932" w:rsidRDefault="002A4932" w:rsidP="00E433F7">
            <w:pPr>
              <w:contextualSpacing/>
              <w:jc w:val="both"/>
              <w:rPr>
                <w:sz w:val="14"/>
              </w:rPr>
            </w:pPr>
          </w:p>
        </w:tc>
      </w:tr>
      <w:tr w:rsidR="002A4932" w:rsidRPr="002A4932" w14:paraId="26328B6B" w14:textId="77777777" w:rsidTr="002A4932">
        <w:trPr>
          <w:tblCellSpacing w:w="15" w:type="dxa"/>
          <w:jc w:val="center"/>
        </w:trPr>
        <w:tc>
          <w:tcPr>
            <w:tcW w:w="2115" w:type="dxa"/>
            <w:vAlign w:val="center"/>
            <w:hideMark/>
          </w:tcPr>
          <w:p w14:paraId="1A1B8065" w14:textId="77777777" w:rsidR="002A4932" w:rsidRPr="002A4932" w:rsidRDefault="002A4932" w:rsidP="00E433F7">
            <w:pPr>
              <w:contextualSpacing/>
              <w:jc w:val="both"/>
              <w:rPr>
                <w:sz w:val="14"/>
              </w:rPr>
            </w:pPr>
          </w:p>
        </w:tc>
        <w:tc>
          <w:tcPr>
            <w:tcW w:w="0" w:type="auto"/>
            <w:vAlign w:val="center"/>
            <w:hideMark/>
          </w:tcPr>
          <w:p w14:paraId="2C196B39" w14:textId="77777777" w:rsidR="002A4932" w:rsidRPr="002A4932" w:rsidRDefault="002A4932" w:rsidP="00E433F7">
            <w:pPr>
              <w:contextualSpacing/>
              <w:jc w:val="both"/>
              <w:rPr>
                <w:sz w:val="14"/>
              </w:rPr>
            </w:pPr>
            <w:r w:rsidRPr="002A4932">
              <w:rPr>
                <w:sz w:val="14"/>
              </w:rPr>
              <w:t>(0.183)</w:t>
            </w:r>
          </w:p>
        </w:tc>
        <w:tc>
          <w:tcPr>
            <w:tcW w:w="0" w:type="auto"/>
            <w:vAlign w:val="center"/>
            <w:hideMark/>
          </w:tcPr>
          <w:p w14:paraId="66333CF3" w14:textId="77777777" w:rsidR="002A4932" w:rsidRPr="002A4932" w:rsidRDefault="002A4932" w:rsidP="00E433F7">
            <w:pPr>
              <w:contextualSpacing/>
              <w:jc w:val="both"/>
              <w:rPr>
                <w:sz w:val="14"/>
              </w:rPr>
            </w:pPr>
          </w:p>
        </w:tc>
        <w:tc>
          <w:tcPr>
            <w:tcW w:w="2068" w:type="dxa"/>
            <w:vAlign w:val="center"/>
            <w:hideMark/>
          </w:tcPr>
          <w:p w14:paraId="56B62EE9" w14:textId="77777777" w:rsidR="002A4932" w:rsidRPr="002A4932" w:rsidRDefault="002A4932" w:rsidP="00E433F7">
            <w:pPr>
              <w:contextualSpacing/>
              <w:jc w:val="both"/>
              <w:rPr>
                <w:sz w:val="14"/>
              </w:rPr>
            </w:pPr>
          </w:p>
        </w:tc>
      </w:tr>
      <w:tr w:rsidR="002A4932" w:rsidRPr="002A4932" w14:paraId="60DFE48C" w14:textId="77777777" w:rsidTr="002A4932">
        <w:trPr>
          <w:tblCellSpacing w:w="15" w:type="dxa"/>
          <w:jc w:val="center"/>
        </w:trPr>
        <w:tc>
          <w:tcPr>
            <w:tcW w:w="2115" w:type="dxa"/>
            <w:vAlign w:val="center"/>
            <w:hideMark/>
          </w:tcPr>
          <w:p w14:paraId="7C1B5B7D" w14:textId="77777777" w:rsidR="002A4932" w:rsidRPr="002A4932" w:rsidRDefault="002A4932" w:rsidP="00E433F7">
            <w:pPr>
              <w:contextualSpacing/>
              <w:jc w:val="both"/>
              <w:rPr>
                <w:sz w:val="14"/>
              </w:rPr>
            </w:pPr>
          </w:p>
        </w:tc>
        <w:tc>
          <w:tcPr>
            <w:tcW w:w="0" w:type="auto"/>
            <w:vAlign w:val="center"/>
            <w:hideMark/>
          </w:tcPr>
          <w:p w14:paraId="4091BF86" w14:textId="77777777" w:rsidR="002A4932" w:rsidRPr="002A4932" w:rsidRDefault="002A4932" w:rsidP="00E433F7">
            <w:pPr>
              <w:contextualSpacing/>
              <w:jc w:val="both"/>
              <w:rPr>
                <w:sz w:val="14"/>
              </w:rPr>
            </w:pPr>
          </w:p>
        </w:tc>
        <w:tc>
          <w:tcPr>
            <w:tcW w:w="0" w:type="auto"/>
            <w:vAlign w:val="center"/>
            <w:hideMark/>
          </w:tcPr>
          <w:p w14:paraId="326D4DEC" w14:textId="77777777" w:rsidR="002A4932" w:rsidRPr="002A4932" w:rsidRDefault="002A4932" w:rsidP="00E433F7">
            <w:pPr>
              <w:contextualSpacing/>
              <w:jc w:val="both"/>
              <w:rPr>
                <w:sz w:val="14"/>
              </w:rPr>
            </w:pPr>
          </w:p>
        </w:tc>
        <w:tc>
          <w:tcPr>
            <w:tcW w:w="2068" w:type="dxa"/>
            <w:vAlign w:val="center"/>
            <w:hideMark/>
          </w:tcPr>
          <w:p w14:paraId="26533333" w14:textId="77777777" w:rsidR="002A4932" w:rsidRPr="002A4932" w:rsidRDefault="002A4932" w:rsidP="00E433F7">
            <w:pPr>
              <w:contextualSpacing/>
              <w:jc w:val="both"/>
              <w:rPr>
                <w:sz w:val="14"/>
              </w:rPr>
            </w:pPr>
          </w:p>
        </w:tc>
      </w:tr>
      <w:tr w:rsidR="002A4932" w:rsidRPr="002A4932" w14:paraId="35A53BD3" w14:textId="77777777" w:rsidTr="002A4932">
        <w:trPr>
          <w:tblCellSpacing w:w="15" w:type="dxa"/>
          <w:jc w:val="center"/>
        </w:trPr>
        <w:tc>
          <w:tcPr>
            <w:tcW w:w="2115" w:type="dxa"/>
            <w:vAlign w:val="center"/>
            <w:hideMark/>
          </w:tcPr>
          <w:p w14:paraId="084FB178" w14:textId="77777777" w:rsidR="002A4932" w:rsidRPr="002A4932" w:rsidRDefault="002A4932" w:rsidP="00E433F7">
            <w:pPr>
              <w:contextualSpacing/>
              <w:jc w:val="both"/>
              <w:rPr>
                <w:sz w:val="14"/>
              </w:rPr>
            </w:pPr>
            <w:proofErr w:type="spellStart"/>
            <w:r w:rsidRPr="002A4932">
              <w:rPr>
                <w:sz w:val="14"/>
              </w:rPr>
              <w:t>internet_per_pop</w:t>
            </w:r>
            <w:proofErr w:type="spellEnd"/>
          </w:p>
        </w:tc>
        <w:tc>
          <w:tcPr>
            <w:tcW w:w="0" w:type="auto"/>
            <w:vAlign w:val="center"/>
            <w:hideMark/>
          </w:tcPr>
          <w:p w14:paraId="7457FD91" w14:textId="77777777" w:rsidR="002A4932" w:rsidRPr="002A4932" w:rsidRDefault="002A4932" w:rsidP="00E433F7">
            <w:pPr>
              <w:contextualSpacing/>
              <w:jc w:val="both"/>
              <w:rPr>
                <w:sz w:val="14"/>
              </w:rPr>
            </w:pPr>
            <w:r w:rsidRPr="002A4932">
              <w:rPr>
                <w:sz w:val="14"/>
              </w:rPr>
              <w:t>1.628</w:t>
            </w:r>
          </w:p>
        </w:tc>
        <w:tc>
          <w:tcPr>
            <w:tcW w:w="0" w:type="auto"/>
            <w:vAlign w:val="center"/>
            <w:hideMark/>
          </w:tcPr>
          <w:p w14:paraId="6EA78D9F" w14:textId="77777777" w:rsidR="002A4932" w:rsidRPr="002A4932" w:rsidRDefault="002A4932" w:rsidP="00E433F7">
            <w:pPr>
              <w:contextualSpacing/>
              <w:jc w:val="both"/>
              <w:rPr>
                <w:sz w:val="14"/>
              </w:rPr>
            </w:pPr>
          </w:p>
        </w:tc>
        <w:tc>
          <w:tcPr>
            <w:tcW w:w="2068" w:type="dxa"/>
            <w:vAlign w:val="center"/>
            <w:hideMark/>
          </w:tcPr>
          <w:p w14:paraId="2CF106F9" w14:textId="77777777" w:rsidR="002A4932" w:rsidRPr="002A4932" w:rsidRDefault="002A4932" w:rsidP="00E433F7">
            <w:pPr>
              <w:contextualSpacing/>
              <w:jc w:val="both"/>
              <w:rPr>
                <w:sz w:val="14"/>
              </w:rPr>
            </w:pPr>
          </w:p>
        </w:tc>
      </w:tr>
      <w:tr w:rsidR="002A4932" w:rsidRPr="002A4932" w14:paraId="4C2332EB" w14:textId="77777777" w:rsidTr="002A4932">
        <w:trPr>
          <w:tblCellSpacing w:w="15" w:type="dxa"/>
          <w:jc w:val="center"/>
        </w:trPr>
        <w:tc>
          <w:tcPr>
            <w:tcW w:w="2115" w:type="dxa"/>
            <w:vAlign w:val="center"/>
            <w:hideMark/>
          </w:tcPr>
          <w:p w14:paraId="1EF4DE6D" w14:textId="77777777" w:rsidR="002A4932" w:rsidRPr="002A4932" w:rsidRDefault="002A4932" w:rsidP="00E433F7">
            <w:pPr>
              <w:contextualSpacing/>
              <w:jc w:val="both"/>
              <w:rPr>
                <w:sz w:val="14"/>
              </w:rPr>
            </w:pPr>
          </w:p>
        </w:tc>
        <w:tc>
          <w:tcPr>
            <w:tcW w:w="0" w:type="auto"/>
            <w:vAlign w:val="center"/>
            <w:hideMark/>
          </w:tcPr>
          <w:p w14:paraId="3305CE18" w14:textId="77777777" w:rsidR="002A4932" w:rsidRPr="002A4932" w:rsidRDefault="002A4932" w:rsidP="00E433F7">
            <w:pPr>
              <w:contextualSpacing/>
              <w:jc w:val="both"/>
              <w:rPr>
                <w:sz w:val="14"/>
              </w:rPr>
            </w:pPr>
            <w:r w:rsidRPr="002A4932">
              <w:rPr>
                <w:sz w:val="14"/>
              </w:rPr>
              <w:t>(1.478)</w:t>
            </w:r>
          </w:p>
        </w:tc>
        <w:tc>
          <w:tcPr>
            <w:tcW w:w="0" w:type="auto"/>
            <w:vAlign w:val="center"/>
            <w:hideMark/>
          </w:tcPr>
          <w:p w14:paraId="00C0480A" w14:textId="77777777" w:rsidR="002A4932" w:rsidRPr="002A4932" w:rsidRDefault="002A4932" w:rsidP="00E433F7">
            <w:pPr>
              <w:contextualSpacing/>
              <w:jc w:val="both"/>
              <w:rPr>
                <w:sz w:val="14"/>
              </w:rPr>
            </w:pPr>
          </w:p>
        </w:tc>
        <w:tc>
          <w:tcPr>
            <w:tcW w:w="2068" w:type="dxa"/>
            <w:vAlign w:val="center"/>
            <w:hideMark/>
          </w:tcPr>
          <w:p w14:paraId="6B984886" w14:textId="77777777" w:rsidR="002A4932" w:rsidRPr="002A4932" w:rsidRDefault="002A4932" w:rsidP="00E433F7">
            <w:pPr>
              <w:contextualSpacing/>
              <w:jc w:val="both"/>
              <w:rPr>
                <w:sz w:val="14"/>
              </w:rPr>
            </w:pPr>
          </w:p>
        </w:tc>
      </w:tr>
      <w:tr w:rsidR="002A4932" w:rsidRPr="002A4932" w14:paraId="3A7AEA48" w14:textId="77777777" w:rsidTr="002A4932">
        <w:trPr>
          <w:tblCellSpacing w:w="15" w:type="dxa"/>
          <w:jc w:val="center"/>
        </w:trPr>
        <w:tc>
          <w:tcPr>
            <w:tcW w:w="2115" w:type="dxa"/>
            <w:vAlign w:val="center"/>
            <w:hideMark/>
          </w:tcPr>
          <w:p w14:paraId="7D653882" w14:textId="77777777" w:rsidR="002A4932" w:rsidRPr="002A4932" w:rsidRDefault="002A4932" w:rsidP="00E433F7">
            <w:pPr>
              <w:contextualSpacing/>
              <w:jc w:val="both"/>
              <w:rPr>
                <w:sz w:val="14"/>
              </w:rPr>
            </w:pPr>
          </w:p>
        </w:tc>
        <w:tc>
          <w:tcPr>
            <w:tcW w:w="0" w:type="auto"/>
            <w:vAlign w:val="center"/>
            <w:hideMark/>
          </w:tcPr>
          <w:p w14:paraId="2F35DCF2" w14:textId="77777777" w:rsidR="002A4932" w:rsidRPr="002A4932" w:rsidRDefault="002A4932" w:rsidP="00E433F7">
            <w:pPr>
              <w:contextualSpacing/>
              <w:jc w:val="both"/>
              <w:rPr>
                <w:sz w:val="14"/>
              </w:rPr>
            </w:pPr>
          </w:p>
        </w:tc>
        <w:tc>
          <w:tcPr>
            <w:tcW w:w="0" w:type="auto"/>
            <w:vAlign w:val="center"/>
            <w:hideMark/>
          </w:tcPr>
          <w:p w14:paraId="406A045C" w14:textId="77777777" w:rsidR="002A4932" w:rsidRPr="002A4932" w:rsidRDefault="002A4932" w:rsidP="00E433F7">
            <w:pPr>
              <w:contextualSpacing/>
              <w:jc w:val="both"/>
              <w:rPr>
                <w:sz w:val="14"/>
              </w:rPr>
            </w:pPr>
          </w:p>
        </w:tc>
        <w:tc>
          <w:tcPr>
            <w:tcW w:w="2068" w:type="dxa"/>
            <w:vAlign w:val="center"/>
            <w:hideMark/>
          </w:tcPr>
          <w:p w14:paraId="3E360C19" w14:textId="77777777" w:rsidR="002A4932" w:rsidRPr="002A4932" w:rsidRDefault="002A4932" w:rsidP="00E433F7">
            <w:pPr>
              <w:contextualSpacing/>
              <w:jc w:val="both"/>
              <w:rPr>
                <w:sz w:val="14"/>
              </w:rPr>
            </w:pPr>
          </w:p>
        </w:tc>
      </w:tr>
      <w:tr w:rsidR="002A4932" w:rsidRPr="002A4932" w14:paraId="08BCE6C7" w14:textId="77777777" w:rsidTr="002A4932">
        <w:trPr>
          <w:tblCellSpacing w:w="15" w:type="dxa"/>
          <w:jc w:val="center"/>
        </w:trPr>
        <w:tc>
          <w:tcPr>
            <w:tcW w:w="2115" w:type="dxa"/>
            <w:vAlign w:val="center"/>
            <w:hideMark/>
          </w:tcPr>
          <w:p w14:paraId="187AA5C6" w14:textId="77777777" w:rsidR="002A4932" w:rsidRPr="002A4932" w:rsidRDefault="002A4932" w:rsidP="00E433F7">
            <w:pPr>
              <w:contextualSpacing/>
              <w:jc w:val="both"/>
              <w:rPr>
                <w:sz w:val="14"/>
              </w:rPr>
            </w:pPr>
            <w:r w:rsidRPr="002A4932">
              <w:rPr>
                <w:sz w:val="14"/>
              </w:rPr>
              <w:t>tertiary</w:t>
            </w:r>
          </w:p>
        </w:tc>
        <w:tc>
          <w:tcPr>
            <w:tcW w:w="0" w:type="auto"/>
            <w:vAlign w:val="center"/>
            <w:hideMark/>
          </w:tcPr>
          <w:p w14:paraId="343659B3" w14:textId="77777777" w:rsidR="002A4932" w:rsidRPr="002A4932" w:rsidRDefault="002A4932" w:rsidP="00E433F7">
            <w:pPr>
              <w:contextualSpacing/>
              <w:jc w:val="both"/>
              <w:rPr>
                <w:sz w:val="14"/>
              </w:rPr>
            </w:pPr>
            <w:r w:rsidRPr="002A4932">
              <w:rPr>
                <w:sz w:val="14"/>
              </w:rPr>
              <w:t>0.002</w:t>
            </w:r>
          </w:p>
        </w:tc>
        <w:tc>
          <w:tcPr>
            <w:tcW w:w="0" w:type="auto"/>
            <w:vAlign w:val="center"/>
            <w:hideMark/>
          </w:tcPr>
          <w:p w14:paraId="241BE76B" w14:textId="77777777" w:rsidR="002A4932" w:rsidRPr="002A4932" w:rsidRDefault="002A4932" w:rsidP="00E433F7">
            <w:pPr>
              <w:contextualSpacing/>
              <w:jc w:val="both"/>
              <w:rPr>
                <w:sz w:val="14"/>
              </w:rPr>
            </w:pPr>
            <w:r w:rsidRPr="002A4932">
              <w:rPr>
                <w:sz w:val="14"/>
              </w:rPr>
              <w:t>0.009</w:t>
            </w:r>
            <w:r w:rsidRPr="002A4932">
              <w:rPr>
                <w:sz w:val="14"/>
                <w:vertAlign w:val="superscript"/>
              </w:rPr>
              <w:t>**</w:t>
            </w:r>
          </w:p>
        </w:tc>
        <w:tc>
          <w:tcPr>
            <w:tcW w:w="2068" w:type="dxa"/>
            <w:vAlign w:val="center"/>
            <w:hideMark/>
          </w:tcPr>
          <w:p w14:paraId="5D89C0F9" w14:textId="77777777" w:rsidR="002A4932" w:rsidRPr="002A4932" w:rsidRDefault="002A4932" w:rsidP="00E433F7">
            <w:pPr>
              <w:contextualSpacing/>
              <w:jc w:val="both"/>
              <w:rPr>
                <w:sz w:val="14"/>
              </w:rPr>
            </w:pPr>
            <w:r w:rsidRPr="002A4932">
              <w:rPr>
                <w:sz w:val="14"/>
              </w:rPr>
              <w:t>0.028</w:t>
            </w:r>
            <w:r w:rsidRPr="002A4932">
              <w:rPr>
                <w:sz w:val="14"/>
                <w:vertAlign w:val="superscript"/>
              </w:rPr>
              <w:t>***</w:t>
            </w:r>
          </w:p>
        </w:tc>
      </w:tr>
      <w:tr w:rsidR="002A4932" w:rsidRPr="002A4932" w14:paraId="713264C2" w14:textId="77777777" w:rsidTr="002A4932">
        <w:trPr>
          <w:tblCellSpacing w:w="15" w:type="dxa"/>
          <w:jc w:val="center"/>
        </w:trPr>
        <w:tc>
          <w:tcPr>
            <w:tcW w:w="2115" w:type="dxa"/>
            <w:vAlign w:val="center"/>
            <w:hideMark/>
          </w:tcPr>
          <w:p w14:paraId="51EE1D5C" w14:textId="77777777" w:rsidR="002A4932" w:rsidRPr="002A4932" w:rsidRDefault="002A4932" w:rsidP="00E433F7">
            <w:pPr>
              <w:contextualSpacing/>
              <w:jc w:val="both"/>
              <w:rPr>
                <w:sz w:val="14"/>
              </w:rPr>
            </w:pPr>
          </w:p>
        </w:tc>
        <w:tc>
          <w:tcPr>
            <w:tcW w:w="0" w:type="auto"/>
            <w:vAlign w:val="center"/>
            <w:hideMark/>
          </w:tcPr>
          <w:p w14:paraId="36E92DAF" w14:textId="77777777" w:rsidR="002A4932" w:rsidRPr="002A4932" w:rsidRDefault="002A4932" w:rsidP="00E433F7">
            <w:pPr>
              <w:contextualSpacing/>
              <w:jc w:val="both"/>
              <w:rPr>
                <w:sz w:val="14"/>
              </w:rPr>
            </w:pPr>
            <w:r w:rsidRPr="002A4932">
              <w:rPr>
                <w:sz w:val="14"/>
              </w:rPr>
              <w:t>(0.004)</w:t>
            </w:r>
          </w:p>
        </w:tc>
        <w:tc>
          <w:tcPr>
            <w:tcW w:w="0" w:type="auto"/>
            <w:vAlign w:val="center"/>
            <w:hideMark/>
          </w:tcPr>
          <w:p w14:paraId="2A8A758E" w14:textId="77777777" w:rsidR="002A4932" w:rsidRPr="002A4932" w:rsidRDefault="002A4932" w:rsidP="00E433F7">
            <w:pPr>
              <w:contextualSpacing/>
              <w:jc w:val="both"/>
              <w:rPr>
                <w:sz w:val="14"/>
              </w:rPr>
            </w:pPr>
            <w:r w:rsidRPr="002A4932">
              <w:rPr>
                <w:sz w:val="14"/>
              </w:rPr>
              <w:t>(0.004)</w:t>
            </w:r>
          </w:p>
        </w:tc>
        <w:tc>
          <w:tcPr>
            <w:tcW w:w="2068" w:type="dxa"/>
            <w:vAlign w:val="center"/>
            <w:hideMark/>
          </w:tcPr>
          <w:p w14:paraId="1CCCA068" w14:textId="77777777" w:rsidR="002A4932" w:rsidRPr="002A4932" w:rsidRDefault="002A4932" w:rsidP="00E433F7">
            <w:pPr>
              <w:contextualSpacing/>
              <w:jc w:val="both"/>
              <w:rPr>
                <w:sz w:val="14"/>
              </w:rPr>
            </w:pPr>
            <w:r w:rsidRPr="002A4932">
              <w:rPr>
                <w:sz w:val="14"/>
              </w:rPr>
              <w:t>(0.006)</w:t>
            </w:r>
          </w:p>
        </w:tc>
      </w:tr>
      <w:tr w:rsidR="002A4932" w:rsidRPr="002A4932" w14:paraId="09D0D122" w14:textId="77777777" w:rsidTr="002A4932">
        <w:trPr>
          <w:tblCellSpacing w:w="15" w:type="dxa"/>
          <w:jc w:val="center"/>
        </w:trPr>
        <w:tc>
          <w:tcPr>
            <w:tcW w:w="2115" w:type="dxa"/>
            <w:vAlign w:val="center"/>
            <w:hideMark/>
          </w:tcPr>
          <w:p w14:paraId="35506269" w14:textId="77777777" w:rsidR="002A4932" w:rsidRPr="002A4932" w:rsidRDefault="002A4932" w:rsidP="00E433F7">
            <w:pPr>
              <w:contextualSpacing/>
              <w:jc w:val="both"/>
              <w:rPr>
                <w:sz w:val="14"/>
              </w:rPr>
            </w:pPr>
          </w:p>
        </w:tc>
        <w:tc>
          <w:tcPr>
            <w:tcW w:w="0" w:type="auto"/>
            <w:vAlign w:val="center"/>
            <w:hideMark/>
          </w:tcPr>
          <w:p w14:paraId="67DC1A67" w14:textId="77777777" w:rsidR="002A4932" w:rsidRPr="002A4932" w:rsidRDefault="002A4932" w:rsidP="00E433F7">
            <w:pPr>
              <w:contextualSpacing/>
              <w:jc w:val="both"/>
              <w:rPr>
                <w:sz w:val="14"/>
              </w:rPr>
            </w:pPr>
          </w:p>
        </w:tc>
        <w:tc>
          <w:tcPr>
            <w:tcW w:w="0" w:type="auto"/>
            <w:vAlign w:val="center"/>
            <w:hideMark/>
          </w:tcPr>
          <w:p w14:paraId="01EDCD78" w14:textId="77777777" w:rsidR="002A4932" w:rsidRPr="002A4932" w:rsidRDefault="002A4932" w:rsidP="00E433F7">
            <w:pPr>
              <w:contextualSpacing/>
              <w:jc w:val="both"/>
              <w:rPr>
                <w:sz w:val="14"/>
              </w:rPr>
            </w:pPr>
          </w:p>
        </w:tc>
        <w:tc>
          <w:tcPr>
            <w:tcW w:w="2068" w:type="dxa"/>
            <w:vAlign w:val="center"/>
            <w:hideMark/>
          </w:tcPr>
          <w:p w14:paraId="1AF0253A" w14:textId="77777777" w:rsidR="002A4932" w:rsidRPr="002A4932" w:rsidRDefault="002A4932" w:rsidP="00E433F7">
            <w:pPr>
              <w:contextualSpacing/>
              <w:jc w:val="both"/>
              <w:rPr>
                <w:sz w:val="14"/>
              </w:rPr>
            </w:pPr>
          </w:p>
        </w:tc>
      </w:tr>
      <w:tr w:rsidR="002A4932" w:rsidRPr="002A4932" w14:paraId="44FD526A" w14:textId="77777777" w:rsidTr="002A4932">
        <w:trPr>
          <w:tblCellSpacing w:w="15" w:type="dxa"/>
          <w:jc w:val="center"/>
        </w:trPr>
        <w:tc>
          <w:tcPr>
            <w:tcW w:w="2115" w:type="dxa"/>
            <w:vAlign w:val="center"/>
            <w:hideMark/>
          </w:tcPr>
          <w:p w14:paraId="2AF3AC2B" w14:textId="77777777" w:rsidR="002A4932" w:rsidRPr="002A4932" w:rsidRDefault="002A4932" w:rsidP="00E433F7">
            <w:pPr>
              <w:contextualSpacing/>
              <w:jc w:val="both"/>
              <w:rPr>
                <w:sz w:val="14"/>
              </w:rPr>
            </w:pPr>
            <w:proofErr w:type="spellStart"/>
            <w:r w:rsidRPr="002A4932">
              <w:rPr>
                <w:sz w:val="14"/>
              </w:rPr>
              <w:t>exp_tertiary_pstudent</w:t>
            </w:r>
            <w:proofErr w:type="spellEnd"/>
          </w:p>
        </w:tc>
        <w:tc>
          <w:tcPr>
            <w:tcW w:w="0" w:type="auto"/>
            <w:vAlign w:val="center"/>
            <w:hideMark/>
          </w:tcPr>
          <w:p w14:paraId="6120A48B" w14:textId="77777777" w:rsidR="002A4932" w:rsidRPr="002A4932" w:rsidRDefault="002A4932" w:rsidP="00E433F7">
            <w:pPr>
              <w:contextualSpacing/>
              <w:jc w:val="both"/>
              <w:rPr>
                <w:sz w:val="14"/>
              </w:rPr>
            </w:pPr>
            <w:r w:rsidRPr="002A4932">
              <w:rPr>
                <w:sz w:val="14"/>
              </w:rPr>
              <w:t>-0.00002</w:t>
            </w:r>
          </w:p>
        </w:tc>
        <w:tc>
          <w:tcPr>
            <w:tcW w:w="0" w:type="auto"/>
            <w:vAlign w:val="center"/>
            <w:hideMark/>
          </w:tcPr>
          <w:p w14:paraId="3C5547CE" w14:textId="77777777" w:rsidR="002A4932" w:rsidRPr="002A4932" w:rsidRDefault="002A4932" w:rsidP="00E433F7">
            <w:pPr>
              <w:contextualSpacing/>
              <w:jc w:val="both"/>
              <w:rPr>
                <w:sz w:val="14"/>
              </w:rPr>
            </w:pPr>
            <w:r w:rsidRPr="002A4932">
              <w:rPr>
                <w:sz w:val="14"/>
              </w:rPr>
              <w:t>0.00000</w:t>
            </w:r>
          </w:p>
        </w:tc>
        <w:tc>
          <w:tcPr>
            <w:tcW w:w="2068" w:type="dxa"/>
            <w:vAlign w:val="center"/>
            <w:hideMark/>
          </w:tcPr>
          <w:p w14:paraId="2EB0857A" w14:textId="77777777" w:rsidR="002A4932" w:rsidRPr="002A4932" w:rsidRDefault="002A4932" w:rsidP="00E433F7">
            <w:pPr>
              <w:contextualSpacing/>
              <w:jc w:val="both"/>
              <w:rPr>
                <w:sz w:val="14"/>
              </w:rPr>
            </w:pPr>
            <w:r w:rsidRPr="002A4932">
              <w:rPr>
                <w:sz w:val="14"/>
              </w:rPr>
              <w:t>-0.00001</w:t>
            </w:r>
          </w:p>
        </w:tc>
      </w:tr>
      <w:tr w:rsidR="00823D7F" w:rsidRPr="002A4932" w14:paraId="09CFAEA7" w14:textId="77777777" w:rsidTr="002A4932">
        <w:trPr>
          <w:tblCellSpacing w:w="15" w:type="dxa"/>
          <w:jc w:val="center"/>
        </w:trPr>
        <w:tc>
          <w:tcPr>
            <w:tcW w:w="2115" w:type="dxa"/>
            <w:vAlign w:val="center"/>
          </w:tcPr>
          <w:p w14:paraId="61EFA0B5" w14:textId="77777777" w:rsidR="00823D7F" w:rsidRPr="002A4932" w:rsidRDefault="00823D7F" w:rsidP="00E433F7">
            <w:pPr>
              <w:contextualSpacing/>
              <w:jc w:val="both"/>
              <w:rPr>
                <w:sz w:val="14"/>
              </w:rPr>
            </w:pPr>
          </w:p>
        </w:tc>
        <w:tc>
          <w:tcPr>
            <w:tcW w:w="0" w:type="auto"/>
            <w:vAlign w:val="center"/>
          </w:tcPr>
          <w:p w14:paraId="40F5268E" w14:textId="77777777" w:rsidR="00823D7F" w:rsidRPr="002A4932" w:rsidRDefault="00823D7F" w:rsidP="00E433F7">
            <w:pPr>
              <w:contextualSpacing/>
              <w:jc w:val="both"/>
              <w:rPr>
                <w:sz w:val="14"/>
              </w:rPr>
            </w:pPr>
          </w:p>
        </w:tc>
        <w:tc>
          <w:tcPr>
            <w:tcW w:w="0" w:type="auto"/>
            <w:vAlign w:val="center"/>
          </w:tcPr>
          <w:p w14:paraId="17D4F785" w14:textId="77777777" w:rsidR="00823D7F" w:rsidRPr="002A4932" w:rsidRDefault="00823D7F" w:rsidP="00E433F7">
            <w:pPr>
              <w:contextualSpacing/>
              <w:jc w:val="both"/>
              <w:rPr>
                <w:sz w:val="14"/>
              </w:rPr>
            </w:pPr>
          </w:p>
        </w:tc>
        <w:tc>
          <w:tcPr>
            <w:tcW w:w="2068" w:type="dxa"/>
            <w:vAlign w:val="center"/>
          </w:tcPr>
          <w:p w14:paraId="60286C4D" w14:textId="77777777" w:rsidR="00823D7F" w:rsidRPr="002A4932" w:rsidRDefault="00823D7F" w:rsidP="00E433F7">
            <w:pPr>
              <w:contextualSpacing/>
              <w:jc w:val="both"/>
              <w:rPr>
                <w:sz w:val="14"/>
              </w:rPr>
            </w:pPr>
          </w:p>
        </w:tc>
      </w:tr>
      <w:tr w:rsidR="002A4932" w:rsidRPr="002A4932" w14:paraId="74DF77D8" w14:textId="77777777" w:rsidTr="002A4932">
        <w:trPr>
          <w:tblCellSpacing w:w="15" w:type="dxa"/>
          <w:jc w:val="center"/>
        </w:trPr>
        <w:tc>
          <w:tcPr>
            <w:tcW w:w="2115" w:type="dxa"/>
            <w:vAlign w:val="center"/>
            <w:hideMark/>
          </w:tcPr>
          <w:p w14:paraId="454F9615" w14:textId="77777777" w:rsidR="002A4932" w:rsidRPr="002A4932" w:rsidRDefault="002A4932" w:rsidP="00E433F7">
            <w:pPr>
              <w:contextualSpacing/>
              <w:jc w:val="both"/>
              <w:rPr>
                <w:sz w:val="14"/>
              </w:rPr>
            </w:pPr>
          </w:p>
        </w:tc>
        <w:tc>
          <w:tcPr>
            <w:tcW w:w="0" w:type="auto"/>
            <w:vAlign w:val="center"/>
            <w:hideMark/>
          </w:tcPr>
          <w:p w14:paraId="193D7AD9" w14:textId="77777777" w:rsidR="002A4932" w:rsidRPr="002A4932" w:rsidRDefault="002A4932" w:rsidP="00E433F7">
            <w:pPr>
              <w:contextualSpacing/>
              <w:jc w:val="both"/>
              <w:rPr>
                <w:sz w:val="14"/>
              </w:rPr>
            </w:pPr>
            <w:r w:rsidRPr="002A4932">
              <w:rPr>
                <w:sz w:val="14"/>
              </w:rPr>
              <w:t>(0.00002)</w:t>
            </w:r>
          </w:p>
        </w:tc>
        <w:tc>
          <w:tcPr>
            <w:tcW w:w="0" w:type="auto"/>
            <w:vAlign w:val="center"/>
            <w:hideMark/>
          </w:tcPr>
          <w:p w14:paraId="669E9ACA" w14:textId="77777777" w:rsidR="002A4932" w:rsidRPr="002A4932" w:rsidRDefault="002A4932" w:rsidP="00E433F7">
            <w:pPr>
              <w:contextualSpacing/>
              <w:jc w:val="both"/>
              <w:rPr>
                <w:sz w:val="14"/>
              </w:rPr>
            </w:pPr>
            <w:r w:rsidRPr="002A4932">
              <w:rPr>
                <w:sz w:val="14"/>
              </w:rPr>
              <w:t>(0.00002)</w:t>
            </w:r>
          </w:p>
        </w:tc>
        <w:tc>
          <w:tcPr>
            <w:tcW w:w="2068" w:type="dxa"/>
            <w:vAlign w:val="center"/>
            <w:hideMark/>
          </w:tcPr>
          <w:p w14:paraId="6DA52DEB" w14:textId="77777777" w:rsidR="002A4932" w:rsidRPr="002A4932" w:rsidRDefault="002A4932" w:rsidP="00E433F7">
            <w:pPr>
              <w:contextualSpacing/>
              <w:jc w:val="both"/>
              <w:rPr>
                <w:sz w:val="14"/>
              </w:rPr>
            </w:pPr>
            <w:r w:rsidRPr="002A4932">
              <w:rPr>
                <w:sz w:val="14"/>
              </w:rPr>
              <w:t>(0.00002)</w:t>
            </w:r>
          </w:p>
        </w:tc>
      </w:tr>
      <w:tr w:rsidR="002A4932" w:rsidRPr="002A4932" w14:paraId="0B85A98C" w14:textId="77777777" w:rsidTr="002A4932">
        <w:trPr>
          <w:tblCellSpacing w:w="15" w:type="dxa"/>
          <w:jc w:val="center"/>
        </w:trPr>
        <w:tc>
          <w:tcPr>
            <w:tcW w:w="2115" w:type="dxa"/>
            <w:vAlign w:val="center"/>
            <w:hideMark/>
          </w:tcPr>
          <w:p w14:paraId="3C0593D4" w14:textId="77777777" w:rsidR="002A4932" w:rsidRPr="002A4932" w:rsidRDefault="002A4932" w:rsidP="00E433F7">
            <w:pPr>
              <w:contextualSpacing/>
              <w:jc w:val="both"/>
              <w:rPr>
                <w:sz w:val="14"/>
              </w:rPr>
            </w:pPr>
          </w:p>
        </w:tc>
        <w:tc>
          <w:tcPr>
            <w:tcW w:w="0" w:type="auto"/>
            <w:vAlign w:val="center"/>
            <w:hideMark/>
          </w:tcPr>
          <w:p w14:paraId="3D04F752" w14:textId="77777777" w:rsidR="002A4932" w:rsidRPr="002A4932" w:rsidRDefault="002A4932" w:rsidP="00E433F7">
            <w:pPr>
              <w:contextualSpacing/>
              <w:jc w:val="both"/>
              <w:rPr>
                <w:sz w:val="14"/>
              </w:rPr>
            </w:pPr>
          </w:p>
        </w:tc>
        <w:tc>
          <w:tcPr>
            <w:tcW w:w="0" w:type="auto"/>
            <w:vAlign w:val="center"/>
            <w:hideMark/>
          </w:tcPr>
          <w:p w14:paraId="0290CD53" w14:textId="77777777" w:rsidR="002A4932" w:rsidRPr="002A4932" w:rsidRDefault="002A4932" w:rsidP="00E433F7">
            <w:pPr>
              <w:contextualSpacing/>
              <w:jc w:val="both"/>
              <w:rPr>
                <w:sz w:val="14"/>
              </w:rPr>
            </w:pPr>
          </w:p>
        </w:tc>
        <w:tc>
          <w:tcPr>
            <w:tcW w:w="2068" w:type="dxa"/>
            <w:vAlign w:val="center"/>
            <w:hideMark/>
          </w:tcPr>
          <w:p w14:paraId="0821960A" w14:textId="77777777" w:rsidR="002A4932" w:rsidRPr="002A4932" w:rsidRDefault="002A4932" w:rsidP="00E433F7">
            <w:pPr>
              <w:contextualSpacing/>
              <w:jc w:val="both"/>
              <w:rPr>
                <w:sz w:val="14"/>
              </w:rPr>
            </w:pPr>
          </w:p>
        </w:tc>
      </w:tr>
      <w:tr w:rsidR="002A4932" w:rsidRPr="002A4932" w14:paraId="42B80EF9" w14:textId="77777777" w:rsidTr="002A4932">
        <w:trPr>
          <w:tblCellSpacing w:w="15" w:type="dxa"/>
          <w:jc w:val="center"/>
        </w:trPr>
        <w:tc>
          <w:tcPr>
            <w:tcW w:w="2115" w:type="dxa"/>
            <w:vAlign w:val="center"/>
            <w:hideMark/>
          </w:tcPr>
          <w:p w14:paraId="21C614E7" w14:textId="77777777" w:rsidR="002A4932" w:rsidRPr="002A4932" w:rsidRDefault="002A4932" w:rsidP="00E433F7">
            <w:pPr>
              <w:contextualSpacing/>
              <w:jc w:val="both"/>
              <w:rPr>
                <w:sz w:val="14"/>
              </w:rPr>
            </w:pPr>
            <w:proofErr w:type="spellStart"/>
            <w:r w:rsidRPr="002A4932">
              <w:rPr>
                <w:sz w:val="14"/>
              </w:rPr>
              <w:t>rd</w:t>
            </w:r>
            <w:proofErr w:type="spellEnd"/>
          </w:p>
        </w:tc>
        <w:tc>
          <w:tcPr>
            <w:tcW w:w="0" w:type="auto"/>
            <w:vAlign w:val="center"/>
            <w:hideMark/>
          </w:tcPr>
          <w:p w14:paraId="471C9D37" w14:textId="77777777" w:rsidR="002A4932" w:rsidRPr="002A4932" w:rsidRDefault="002A4932" w:rsidP="00E433F7">
            <w:pPr>
              <w:contextualSpacing/>
              <w:jc w:val="both"/>
              <w:rPr>
                <w:sz w:val="14"/>
              </w:rPr>
            </w:pPr>
            <w:r w:rsidRPr="002A4932">
              <w:rPr>
                <w:sz w:val="14"/>
              </w:rPr>
              <w:t>0.079</w:t>
            </w:r>
          </w:p>
        </w:tc>
        <w:tc>
          <w:tcPr>
            <w:tcW w:w="0" w:type="auto"/>
            <w:vAlign w:val="center"/>
            <w:hideMark/>
          </w:tcPr>
          <w:p w14:paraId="2FC81BE0" w14:textId="77777777" w:rsidR="002A4932" w:rsidRPr="002A4932" w:rsidRDefault="002A4932" w:rsidP="00E433F7">
            <w:pPr>
              <w:contextualSpacing/>
              <w:jc w:val="both"/>
              <w:rPr>
                <w:sz w:val="14"/>
              </w:rPr>
            </w:pPr>
            <w:r w:rsidRPr="002A4932">
              <w:rPr>
                <w:sz w:val="14"/>
              </w:rPr>
              <w:t>0.144</w:t>
            </w:r>
          </w:p>
        </w:tc>
        <w:tc>
          <w:tcPr>
            <w:tcW w:w="2068" w:type="dxa"/>
            <w:vAlign w:val="center"/>
            <w:hideMark/>
          </w:tcPr>
          <w:p w14:paraId="2AE2327F" w14:textId="77777777" w:rsidR="002A4932" w:rsidRPr="002A4932" w:rsidRDefault="002A4932" w:rsidP="00E433F7">
            <w:pPr>
              <w:contextualSpacing/>
              <w:jc w:val="both"/>
              <w:rPr>
                <w:sz w:val="14"/>
              </w:rPr>
            </w:pPr>
            <w:r w:rsidRPr="002A4932">
              <w:rPr>
                <w:sz w:val="14"/>
              </w:rPr>
              <w:t>1.440</w:t>
            </w:r>
            <w:r w:rsidRPr="002A4932">
              <w:rPr>
                <w:sz w:val="14"/>
                <w:vertAlign w:val="superscript"/>
              </w:rPr>
              <w:t>***</w:t>
            </w:r>
          </w:p>
        </w:tc>
      </w:tr>
      <w:tr w:rsidR="002A4932" w:rsidRPr="002A4932" w14:paraId="387117B5" w14:textId="77777777" w:rsidTr="002A4932">
        <w:trPr>
          <w:tblCellSpacing w:w="15" w:type="dxa"/>
          <w:jc w:val="center"/>
        </w:trPr>
        <w:tc>
          <w:tcPr>
            <w:tcW w:w="2115" w:type="dxa"/>
            <w:vAlign w:val="center"/>
            <w:hideMark/>
          </w:tcPr>
          <w:p w14:paraId="2A234252" w14:textId="77777777" w:rsidR="002A4932" w:rsidRPr="002A4932" w:rsidRDefault="002A4932" w:rsidP="00E433F7">
            <w:pPr>
              <w:contextualSpacing/>
              <w:jc w:val="both"/>
              <w:rPr>
                <w:sz w:val="14"/>
              </w:rPr>
            </w:pPr>
          </w:p>
        </w:tc>
        <w:tc>
          <w:tcPr>
            <w:tcW w:w="0" w:type="auto"/>
            <w:vAlign w:val="center"/>
            <w:hideMark/>
          </w:tcPr>
          <w:p w14:paraId="25B411CB" w14:textId="77777777" w:rsidR="002A4932" w:rsidRPr="002A4932" w:rsidRDefault="002A4932" w:rsidP="00E433F7">
            <w:pPr>
              <w:contextualSpacing/>
              <w:jc w:val="both"/>
              <w:rPr>
                <w:sz w:val="14"/>
              </w:rPr>
            </w:pPr>
            <w:r w:rsidRPr="002A4932">
              <w:rPr>
                <w:sz w:val="14"/>
              </w:rPr>
              <w:t>(0.103)</w:t>
            </w:r>
          </w:p>
        </w:tc>
        <w:tc>
          <w:tcPr>
            <w:tcW w:w="0" w:type="auto"/>
            <w:vAlign w:val="center"/>
            <w:hideMark/>
          </w:tcPr>
          <w:p w14:paraId="081B4F99" w14:textId="77777777" w:rsidR="002A4932" w:rsidRPr="002A4932" w:rsidRDefault="002A4932" w:rsidP="00E433F7">
            <w:pPr>
              <w:contextualSpacing/>
              <w:jc w:val="both"/>
              <w:rPr>
                <w:sz w:val="14"/>
              </w:rPr>
            </w:pPr>
            <w:r w:rsidRPr="002A4932">
              <w:rPr>
                <w:sz w:val="14"/>
              </w:rPr>
              <w:t>(0.109)</w:t>
            </w:r>
          </w:p>
        </w:tc>
        <w:tc>
          <w:tcPr>
            <w:tcW w:w="2068" w:type="dxa"/>
            <w:vAlign w:val="center"/>
            <w:hideMark/>
          </w:tcPr>
          <w:p w14:paraId="1AC95290" w14:textId="77777777" w:rsidR="002A4932" w:rsidRPr="002A4932" w:rsidRDefault="002A4932" w:rsidP="00E433F7">
            <w:pPr>
              <w:contextualSpacing/>
              <w:jc w:val="both"/>
              <w:rPr>
                <w:sz w:val="14"/>
              </w:rPr>
            </w:pPr>
            <w:r w:rsidRPr="002A4932">
              <w:rPr>
                <w:sz w:val="14"/>
              </w:rPr>
              <w:t>(0.335)</w:t>
            </w:r>
          </w:p>
        </w:tc>
      </w:tr>
      <w:tr w:rsidR="002A4932" w:rsidRPr="002A4932" w14:paraId="5FF46AC5" w14:textId="77777777" w:rsidTr="002A4932">
        <w:trPr>
          <w:tblCellSpacing w:w="15" w:type="dxa"/>
          <w:jc w:val="center"/>
        </w:trPr>
        <w:tc>
          <w:tcPr>
            <w:tcW w:w="2115" w:type="dxa"/>
            <w:vAlign w:val="center"/>
            <w:hideMark/>
          </w:tcPr>
          <w:p w14:paraId="65A759D6" w14:textId="77777777" w:rsidR="002A4932" w:rsidRPr="002A4932" w:rsidRDefault="002A4932" w:rsidP="00E433F7">
            <w:pPr>
              <w:contextualSpacing/>
              <w:jc w:val="both"/>
              <w:rPr>
                <w:sz w:val="14"/>
              </w:rPr>
            </w:pPr>
          </w:p>
        </w:tc>
        <w:tc>
          <w:tcPr>
            <w:tcW w:w="0" w:type="auto"/>
            <w:vAlign w:val="center"/>
            <w:hideMark/>
          </w:tcPr>
          <w:p w14:paraId="602E53D6" w14:textId="77777777" w:rsidR="002A4932" w:rsidRPr="002A4932" w:rsidRDefault="002A4932" w:rsidP="00E433F7">
            <w:pPr>
              <w:contextualSpacing/>
              <w:jc w:val="both"/>
              <w:rPr>
                <w:sz w:val="14"/>
              </w:rPr>
            </w:pPr>
          </w:p>
        </w:tc>
        <w:tc>
          <w:tcPr>
            <w:tcW w:w="0" w:type="auto"/>
            <w:vAlign w:val="center"/>
            <w:hideMark/>
          </w:tcPr>
          <w:p w14:paraId="6C532490" w14:textId="77777777" w:rsidR="002A4932" w:rsidRPr="002A4932" w:rsidRDefault="002A4932" w:rsidP="00E433F7">
            <w:pPr>
              <w:contextualSpacing/>
              <w:jc w:val="both"/>
              <w:rPr>
                <w:sz w:val="14"/>
              </w:rPr>
            </w:pPr>
          </w:p>
        </w:tc>
        <w:tc>
          <w:tcPr>
            <w:tcW w:w="2068" w:type="dxa"/>
            <w:vAlign w:val="center"/>
            <w:hideMark/>
          </w:tcPr>
          <w:p w14:paraId="4CAE90C3" w14:textId="77777777" w:rsidR="002A4932" w:rsidRPr="002A4932" w:rsidRDefault="002A4932" w:rsidP="00E433F7">
            <w:pPr>
              <w:contextualSpacing/>
              <w:jc w:val="both"/>
              <w:rPr>
                <w:sz w:val="14"/>
              </w:rPr>
            </w:pPr>
          </w:p>
        </w:tc>
      </w:tr>
      <w:tr w:rsidR="002A4932" w:rsidRPr="002A4932" w14:paraId="767B51FC" w14:textId="77777777" w:rsidTr="002A4932">
        <w:trPr>
          <w:tblCellSpacing w:w="15" w:type="dxa"/>
          <w:jc w:val="center"/>
        </w:trPr>
        <w:tc>
          <w:tcPr>
            <w:tcW w:w="2115" w:type="dxa"/>
            <w:vAlign w:val="center"/>
            <w:hideMark/>
          </w:tcPr>
          <w:p w14:paraId="3EB0F0EA" w14:textId="77777777" w:rsidR="002A4932" w:rsidRPr="002A4932" w:rsidRDefault="002A4932" w:rsidP="00E433F7">
            <w:pPr>
              <w:contextualSpacing/>
              <w:jc w:val="both"/>
              <w:rPr>
                <w:sz w:val="14"/>
              </w:rPr>
            </w:pPr>
            <w:proofErr w:type="spellStart"/>
            <w:r w:rsidRPr="002A4932">
              <w:rPr>
                <w:sz w:val="14"/>
              </w:rPr>
              <w:t>h_index</w:t>
            </w:r>
            <w:proofErr w:type="spellEnd"/>
          </w:p>
        </w:tc>
        <w:tc>
          <w:tcPr>
            <w:tcW w:w="0" w:type="auto"/>
            <w:vAlign w:val="center"/>
            <w:hideMark/>
          </w:tcPr>
          <w:p w14:paraId="251729AF" w14:textId="77777777" w:rsidR="002A4932" w:rsidRPr="002A4932" w:rsidRDefault="002A4932" w:rsidP="00E433F7">
            <w:pPr>
              <w:contextualSpacing/>
              <w:jc w:val="both"/>
              <w:rPr>
                <w:sz w:val="14"/>
              </w:rPr>
            </w:pPr>
            <w:r w:rsidRPr="002A4932">
              <w:rPr>
                <w:sz w:val="14"/>
              </w:rPr>
              <w:t>-0.0001</w:t>
            </w:r>
          </w:p>
        </w:tc>
        <w:tc>
          <w:tcPr>
            <w:tcW w:w="0" w:type="auto"/>
            <w:vAlign w:val="center"/>
            <w:hideMark/>
          </w:tcPr>
          <w:p w14:paraId="04A6EEE7" w14:textId="77777777" w:rsidR="002A4932" w:rsidRPr="002A4932" w:rsidRDefault="002A4932" w:rsidP="00E433F7">
            <w:pPr>
              <w:contextualSpacing/>
              <w:jc w:val="both"/>
              <w:rPr>
                <w:sz w:val="14"/>
              </w:rPr>
            </w:pPr>
            <w:r w:rsidRPr="002A4932">
              <w:rPr>
                <w:sz w:val="14"/>
              </w:rPr>
              <w:t>0.001</w:t>
            </w:r>
            <w:r w:rsidRPr="002A4932">
              <w:rPr>
                <w:sz w:val="14"/>
                <w:vertAlign w:val="superscript"/>
              </w:rPr>
              <w:t>*</w:t>
            </w:r>
          </w:p>
        </w:tc>
        <w:tc>
          <w:tcPr>
            <w:tcW w:w="2068" w:type="dxa"/>
            <w:vAlign w:val="center"/>
            <w:hideMark/>
          </w:tcPr>
          <w:p w14:paraId="1327BC9B" w14:textId="77777777" w:rsidR="002A4932" w:rsidRPr="002A4932" w:rsidRDefault="002A4932" w:rsidP="00E433F7">
            <w:pPr>
              <w:contextualSpacing/>
              <w:jc w:val="both"/>
              <w:rPr>
                <w:sz w:val="14"/>
              </w:rPr>
            </w:pPr>
            <w:r w:rsidRPr="002A4932">
              <w:rPr>
                <w:sz w:val="14"/>
              </w:rPr>
              <w:t>0.001</w:t>
            </w:r>
            <w:r w:rsidRPr="002A4932">
              <w:rPr>
                <w:sz w:val="14"/>
                <w:vertAlign w:val="superscript"/>
              </w:rPr>
              <w:t>**</w:t>
            </w:r>
          </w:p>
        </w:tc>
      </w:tr>
      <w:tr w:rsidR="002A4932" w:rsidRPr="002A4932" w14:paraId="26174BF7" w14:textId="77777777" w:rsidTr="002A4932">
        <w:trPr>
          <w:tblCellSpacing w:w="15" w:type="dxa"/>
          <w:jc w:val="center"/>
        </w:trPr>
        <w:tc>
          <w:tcPr>
            <w:tcW w:w="2115" w:type="dxa"/>
            <w:vAlign w:val="center"/>
            <w:hideMark/>
          </w:tcPr>
          <w:p w14:paraId="74051BEB" w14:textId="77777777" w:rsidR="002A4932" w:rsidRPr="002A4932" w:rsidRDefault="002A4932" w:rsidP="00E433F7">
            <w:pPr>
              <w:contextualSpacing/>
              <w:jc w:val="both"/>
              <w:rPr>
                <w:sz w:val="14"/>
              </w:rPr>
            </w:pPr>
          </w:p>
        </w:tc>
        <w:tc>
          <w:tcPr>
            <w:tcW w:w="0" w:type="auto"/>
            <w:vAlign w:val="center"/>
            <w:hideMark/>
          </w:tcPr>
          <w:p w14:paraId="030CEB74" w14:textId="77777777" w:rsidR="002A4932" w:rsidRPr="002A4932" w:rsidRDefault="002A4932" w:rsidP="00E433F7">
            <w:pPr>
              <w:contextualSpacing/>
              <w:jc w:val="both"/>
              <w:rPr>
                <w:sz w:val="14"/>
              </w:rPr>
            </w:pPr>
            <w:r w:rsidRPr="002A4932">
              <w:rPr>
                <w:sz w:val="14"/>
              </w:rPr>
              <w:t>(0.001)</w:t>
            </w:r>
          </w:p>
        </w:tc>
        <w:tc>
          <w:tcPr>
            <w:tcW w:w="0" w:type="auto"/>
            <w:vAlign w:val="center"/>
            <w:hideMark/>
          </w:tcPr>
          <w:p w14:paraId="21B175F8" w14:textId="77777777" w:rsidR="002A4932" w:rsidRPr="002A4932" w:rsidRDefault="002A4932" w:rsidP="00E433F7">
            <w:pPr>
              <w:contextualSpacing/>
              <w:jc w:val="both"/>
              <w:rPr>
                <w:sz w:val="14"/>
              </w:rPr>
            </w:pPr>
            <w:r w:rsidRPr="002A4932">
              <w:rPr>
                <w:sz w:val="14"/>
              </w:rPr>
              <w:t>(0.0004)</w:t>
            </w:r>
          </w:p>
        </w:tc>
        <w:tc>
          <w:tcPr>
            <w:tcW w:w="2068" w:type="dxa"/>
            <w:vAlign w:val="center"/>
            <w:hideMark/>
          </w:tcPr>
          <w:p w14:paraId="300760BF" w14:textId="77777777" w:rsidR="002A4932" w:rsidRPr="002A4932" w:rsidRDefault="002A4932" w:rsidP="00E433F7">
            <w:pPr>
              <w:contextualSpacing/>
              <w:jc w:val="both"/>
              <w:rPr>
                <w:sz w:val="14"/>
              </w:rPr>
            </w:pPr>
            <w:r w:rsidRPr="002A4932">
              <w:rPr>
                <w:sz w:val="14"/>
              </w:rPr>
              <w:t>(0.0005)</w:t>
            </w:r>
          </w:p>
        </w:tc>
      </w:tr>
      <w:tr w:rsidR="002A4932" w:rsidRPr="002A4932" w14:paraId="173AC522" w14:textId="77777777" w:rsidTr="002A4932">
        <w:trPr>
          <w:tblCellSpacing w:w="15" w:type="dxa"/>
          <w:jc w:val="center"/>
        </w:trPr>
        <w:tc>
          <w:tcPr>
            <w:tcW w:w="2115" w:type="dxa"/>
            <w:vAlign w:val="center"/>
            <w:hideMark/>
          </w:tcPr>
          <w:p w14:paraId="66CA0EA1" w14:textId="77777777" w:rsidR="002A4932" w:rsidRPr="002A4932" w:rsidRDefault="002A4932" w:rsidP="00E433F7">
            <w:pPr>
              <w:contextualSpacing/>
              <w:jc w:val="both"/>
              <w:rPr>
                <w:sz w:val="14"/>
              </w:rPr>
            </w:pPr>
          </w:p>
        </w:tc>
        <w:tc>
          <w:tcPr>
            <w:tcW w:w="0" w:type="auto"/>
            <w:vAlign w:val="center"/>
            <w:hideMark/>
          </w:tcPr>
          <w:p w14:paraId="70A036C3" w14:textId="77777777" w:rsidR="002A4932" w:rsidRPr="002A4932" w:rsidRDefault="002A4932" w:rsidP="00E433F7">
            <w:pPr>
              <w:contextualSpacing/>
              <w:jc w:val="both"/>
              <w:rPr>
                <w:sz w:val="14"/>
              </w:rPr>
            </w:pPr>
          </w:p>
        </w:tc>
        <w:tc>
          <w:tcPr>
            <w:tcW w:w="0" w:type="auto"/>
            <w:vAlign w:val="center"/>
            <w:hideMark/>
          </w:tcPr>
          <w:p w14:paraId="4D61D5D8" w14:textId="77777777" w:rsidR="002A4932" w:rsidRPr="002A4932" w:rsidRDefault="002A4932" w:rsidP="00E433F7">
            <w:pPr>
              <w:contextualSpacing/>
              <w:jc w:val="both"/>
              <w:rPr>
                <w:sz w:val="14"/>
              </w:rPr>
            </w:pPr>
          </w:p>
        </w:tc>
        <w:tc>
          <w:tcPr>
            <w:tcW w:w="2068" w:type="dxa"/>
            <w:vAlign w:val="center"/>
            <w:hideMark/>
          </w:tcPr>
          <w:p w14:paraId="3D5594D0" w14:textId="77777777" w:rsidR="002A4932" w:rsidRPr="002A4932" w:rsidRDefault="002A4932" w:rsidP="00E433F7">
            <w:pPr>
              <w:contextualSpacing/>
              <w:jc w:val="both"/>
              <w:rPr>
                <w:sz w:val="14"/>
              </w:rPr>
            </w:pPr>
          </w:p>
        </w:tc>
      </w:tr>
      <w:tr w:rsidR="002A4932" w:rsidRPr="002A4932" w14:paraId="76ED27B1" w14:textId="77777777" w:rsidTr="002A4932">
        <w:trPr>
          <w:tblCellSpacing w:w="15" w:type="dxa"/>
          <w:jc w:val="center"/>
        </w:trPr>
        <w:tc>
          <w:tcPr>
            <w:tcW w:w="2115" w:type="dxa"/>
            <w:vAlign w:val="center"/>
            <w:hideMark/>
          </w:tcPr>
          <w:p w14:paraId="44A96D76" w14:textId="77777777" w:rsidR="002A4932" w:rsidRPr="002A4932" w:rsidRDefault="002A4932" w:rsidP="00E433F7">
            <w:pPr>
              <w:contextualSpacing/>
              <w:jc w:val="both"/>
              <w:rPr>
                <w:sz w:val="14"/>
              </w:rPr>
            </w:pPr>
            <w:proofErr w:type="spellStart"/>
            <w:proofErr w:type="gramStart"/>
            <w:r w:rsidRPr="002A4932">
              <w:rPr>
                <w:sz w:val="14"/>
              </w:rPr>
              <w:t>tertiary:rd</w:t>
            </w:r>
            <w:proofErr w:type="spellEnd"/>
            <w:proofErr w:type="gramEnd"/>
          </w:p>
        </w:tc>
        <w:tc>
          <w:tcPr>
            <w:tcW w:w="0" w:type="auto"/>
            <w:vAlign w:val="center"/>
            <w:hideMark/>
          </w:tcPr>
          <w:p w14:paraId="32D925FA" w14:textId="77777777" w:rsidR="002A4932" w:rsidRPr="002A4932" w:rsidRDefault="002A4932" w:rsidP="00E433F7">
            <w:pPr>
              <w:contextualSpacing/>
              <w:jc w:val="both"/>
              <w:rPr>
                <w:sz w:val="14"/>
              </w:rPr>
            </w:pPr>
          </w:p>
        </w:tc>
        <w:tc>
          <w:tcPr>
            <w:tcW w:w="0" w:type="auto"/>
            <w:vAlign w:val="center"/>
            <w:hideMark/>
          </w:tcPr>
          <w:p w14:paraId="4F92C70E" w14:textId="77777777" w:rsidR="002A4932" w:rsidRPr="002A4932" w:rsidRDefault="002A4932" w:rsidP="00E433F7">
            <w:pPr>
              <w:contextualSpacing/>
              <w:jc w:val="both"/>
              <w:rPr>
                <w:sz w:val="14"/>
              </w:rPr>
            </w:pPr>
          </w:p>
        </w:tc>
        <w:tc>
          <w:tcPr>
            <w:tcW w:w="2068" w:type="dxa"/>
            <w:vAlign w:val="center"/>
            <w:hideMark/>
          </w:tcPr>
          <w:p w14:paraId="4CEB38C1" w14:textId="77777777" w:rsidR="002A4932" w:rsidRPr="002A4932" w:rsidRDefault="002A4932" w:rsidP="00E433F7">
            <w:pPr>
              <w:contextualSpacing/>
              <w:jc w:val="both"/>
              <w:rPr>
                <w:sz w:val="14"/>
              </w:rPr>
            </w:pPr>
            <w:r w:rsidRPr="002A4932">
              <w:rPr>
                <w:sz w:val="14"/>
              </w:rPr>
              <w:t>-0.019</w:t>
            </w:r>
            <w:r w:rsidRPr="002A4932">
              <w:rPr>
                <w:sz w:val="14"/>
                <w:vertAlign w:val="superscript"/>
              </w:rPr>
              <w:t>***</w:t>
            </w:r>
          </w:p>
        </w:tc>
      </w:tr>
      <w:tr w:rsidR="002A4932" w:rsidRPr="002A4932" w14:paraId="30185208" w14:textId="77777777" w:rsidTr="002A4932">
        <w:trPr>
          <w:tblCellSpacing w:w="15" w:type="dxa"/>
          <w:jc w:val="center"/>
        </w:trPr>
        <w:tc>
          <w:tcPr>
            <w:tcW w:w="2115" w:type="dxa"/>
            <w:vAlign w:val="center"/>
            <w:hideMark/>
          </w:tcPr>
          <w:p w14:paraId="03189A81" w14:textId="77777777" w:rsidR="002A4932" w:rsidRPr="002A4932" w:rsidRDefault="002A4932" w:rsidP="00E433F7">
            <w:pPr>
              <w:contextualSpacing/>
              <w:jc w:val="both"/>
              <w:rPr>
                <w:sz w:val="14"/>
              </w:rPr>
            </w:pPr>
          </w:p>
        </w:tc>
        <w:tc>
          <w:tcPr>
            <w:tcW w:w="0" w:type="auto"/>
            <w:vAlign w:val="center"/>
            <w:hideMark/>
          </w:tcPr>
          <w:p w14:paraId="61EBFB3D" w14:textId="77777777" w:rsidR="002A4932" w:rsidRPr="002A4932" w:rsidRDefault="002A4932" w:rsidP="00E433F7">
            <w:pPr>
              <w:contextualSpacing/>
              <w:jc w:val="both"/>
              <w:rPr>
                <w:sz w:val="14"/>
              </w:rPr>
            </w:pPr>
          </w:p>
        </w:tc>
        <w:tc>
          <w:tcPr>
            <w:tcW w:w="0" w:type="auto"/>
            <w:vAlign w:val="center"/>
            <w:hideMark/>
          </w:tcPr>
          <w:p w14:paraId="35122BBB" w14:textId="77777777" w:rsidR="002A4932" w:rsidRPr="002A4932" w:rsidRDefault="002A4932" w:rsidP="00E433F7">
            <w:pPr>
              <w:contextualSpacing/>
              <w:jc w:val="both"/>
              <w:rPr>
                <w:sz w:val="14"/>
              </w:rPr>
            </w:pPr>
          </w:p>
        </w:tc>
        <w:tc>
          <w:tcPr>
            <w:tcW w:w="2068" w:type="dxa"/>
            <w:vAlign w:val="center"/>
            <w:hideMark/>
          </w:tcPr>
          <w:p w14:paraId="152463E0" w14:textId="77777777" w:rsidR="002A4932" w:rsidRPr="002A4932" w:rsidRDefault="002A4932" w:rsidP="00E433F7">
            <w:pPr>
              <w:contextualSpacing/>
              <w:jc w:val="both"/>
              <w:rPr>
                <w:sz w:val="14"/>
              </w:rPr>
            </w:pPr>
            <w:r w:rsidRPr="002A4932">
              <w:rPr>
                <w:sz w:val="14"/>
              </w:rPr>
              <w:t>(0.005)</w:t>
            </w:r>
          </w:p>
        </w:tc>
      </w:tr>
      <w:tr w:rsidR="002A4932" w:rsidRPr="002A4932" w14:paraId="6E28D221" w14:textId="77777777" w:rsidTr="002A4932">
        <w:trPr>
          <w:tblCellSpacing w:w="15" w:type="dxa"/>
          <w:jc w:val="center"/>
        </w:trPr>
        <w:tc>
          <w:tcPr>
            <w:tcW w:w="2115" w:type="dxa"/>
            <w:vAlign w:val="center"/>
            <w:hideMark/>
          </w:tcPr>
          <w:p w14:paraId="300FC597" w14:textId="77777777" w:rsidR="002A4932" w:rsidRPr="002A4932" w:rsidRDefault="002A4932" w:rsidP="00E433F7">
            <w:pPr>
              <w:contextualSpacing/>
              <w:jc w:val="both"/>
              <w:rPr>
                <w:sz w:val="14"/>
              </w:rPr>
            </w:pPr>
          </w:p>
        </w:tc>
        <w:tc>
          <w:tcPr>
            <w:tcW w:w="0" w:type="auto"/>
            <w:vAlign w:val="center"/>
            <w:hideMark/>
          </w:tcPr>
          <w:p w14:paraId="681BECAC" w14:textId="77777777" w:rsidR="002A4932" w:rsidRPr="002A4932" w:rsidRDefault="002A4932" w:rsidP="00E433F7">
            <w:pPr>
              <w:contextualSpacing/>
              <w:jc w:val="both"/>
              <w:rPr>
                <w:sz w:val="14"/>
              </w:rPr>
            </w:pPr>
          </w:p>
        </w:tc>
        <w:tc>
          <w:tcPr>
            <w:tcW w:w="0" w:type="auto"/>
            <w:vAlign w:val="center"/>
            <w:hideMark/>
          </w:tcPr>
          <w:p w14:paraId="125372E1" w14:textId="77777777" w:rsidR="002A4932" w:rsidRPr="002A4932" w:rsidRDefault="002A4932" w:rsidP="00E433F7">
            <w:pPr>
              <w:contextualSpacing/>
              <w:jc w:val="both"/>
              <w:rPr>
                <w:sz w:val="14"/>
              </w:rPr>
            </w:pPr>
          </w:p>
        </w:tc>
        <w:tc>
          <w:tcPr>
            <w:tcW w:w="2068" w:type="dxa"/>
            <w:vAlign w:val="center"/>
            <w:hideMark/>
          </w:tcPr>
          <w:p w14:paraId="266AE6E6" w14:textId="77777777" w:rsidR="002A4932" w:rsidRPr="002A4932" w:rsidRDefault="002A4932" w:rsidP="00E433F7">
            <w:pPr>
              <w:contextualSpacing/>
              <w:jc w:val="both"/>
              <w:rPr>
                <w:sz w:val="14"/>
              </w:rPr>
            </w:pPr>
          </w:p>
        </w:tc>
      </w:tr>
      <w:tr w:rsidR="002A4932" w:rsidRPr="002A4932" w14:paraId="4D7EFF59" w14:textId="77777777" w:rsidTr="002A4932">
        <w:trPr>
          <w:tblCellSpacing w:w="15" w:type="dxa"/>
          <w:jc w:val="center"/>
        </w:trPr>
        <w:tc>
          <w:tcPr>
            <w:tcW w:w="2115" w:type="dxa"/>
            <w:vAlign w:val="center"/>
            <w:hideMark/>
          </w:tcPr>
          <w:p w14:paraId="2F122E41" w14:textId="77777777" w:rsidR="002A4932" w:rsidRPr="002A4932" w:rsidRDefault="002A4932" w:rsidP="00E433F7">
            <w:pPr>
              <w:contextualSpacing/>
              <w:jc w:val="both"/>
              <w:rPr>
                <w:sz w:val="14"/>
              </w:rPr>
            </w:pPr>
            <w:r w:rsidRPr="002A4932">
              <w:rPr>
                <w:sz w:val="14"/>
              </w:rPr>
              <w:t>Constant</w:t>
            </w:r>
          </w:p>
        </w:tc>
        <w:tc>
          <w:tcPr>
            <w:tcW w:w="0" w:type="auto"/>
            <w:vAlign w:val="center"/>
            <w:hideMark/>
          </w:tcPr>
          <w:p w14:paraId="67854D9A" w14:textId="77777777" w:rsidR="002A4932" w:rsidRPr="002A4932" w:rsidRDefault="002A4932" w:rsidP="00E433F7">
            <w:pPr>
              <w:contextualSpacing/>
              <w:jc w:val="both"/>
              <w:rPr>
                <w:sz w:val="14"/>
              </w:rPr>
            </w:pPr>
            <w:r w:rsidRPr="002A4932">
              <w:rPr>
                <w:sz w:val="14"/>
              </w:rPr>
              <w:t>2.255</w:t>
            </w:r>
          </w:p>
        </w:tc>
        <w:tc>
          <w:tcPr>
            <w:tcW w:w="0" w:type="auto"/>
            <w:vAlign w:val="center"/>
            <w:hideMark/>
          </w:tcPr>
          <w:p w14:paraId="7FFEEC8D" w14:textId="77777777" w:rsidR="002A4932" w:rsidRPr="002A4932" w:rsidRDefault="002A4932" w:rsidP="00E433F7">
            <w:pPr>
              <w:contextualSpacing/>
              <w:jc w:val="both"/>
              <w:rPr>
                <w:sz w:val="14"/>
              </w:rPr>
            </w:pPr>
            <w:r w:rsidRPr="002A4932">
              <w:rPr>
                <w:sz w:val="14"/>
              </w:rPr>
              <w:t>8.337</w:t>
            </w:r>
            <w:r w:rsidRPr="002A4932">
              <w:rPr>
                <w:sz w:val="14"/>
                <w:vertAlign w:val="superscript"/>
              </w:rPr>
              <w:t>***</w:t>
            </w:r>
          </w:p>
        </w:tc>
        <w:tc>
          <w:tcPr>
            <w:tcW w:w="2068" w:type="dxa"/>
            <w:vAlign w:val="center"/>
            <w:hideMark/>
          </w:tcPr>
          <w:p w14:paraId="71C5D4BB" w14:textId="77777777" w:rsidR="002A4932" w:rsidRPr="002A4932" w:rsidRDefault="002A4932" w:rsidP="00E433F7">
            <w:pPr>
              <w:contextualSpacing/>
              <w:jc w:val="both"/>
              <w:rPr>
                <w:sz w:val="14"/>
              </w:rPr>
            </w:pPr>
            <w:r w:rsidRPr="002A4932">
              <w:rPr>
                <w:sz w:val="14"/>
              </w:rPr>
              <w:t>7.283</w:t>
            </w:r>
            <w:r w:rsidRPr="002A4932">
              <w:rPr>
                <w:sz w:val="14"/>
                <w:vertAlign w:val="superscript"/>
              </w:rPr>
              <w:t>***</w:t>
            </w:r>
          </w:p>
        </w:tc>
      </w:tr>
      <w:tr w:rsidR="002A4932" w:rsidRPr="002A4932" w14:paraId="7B4F403F" w14:textId="77777777" w:rsidTr="002A4932">
        <w:trPr>
          <w:tblCellSpacing w:w="15" w:type="dxa"/>
          <w:jc w:val="center"/>
        </w:trPr>
        <w:tc>
          <w:tcPr>
            <w:tcW w:w="2115" w:type="dxa"/>
            <w:vAlign w:val="center"/>
            <w:hideMark/>
          </w:tcPr>
          <w:p w14:paraId="1C16C516" w14:textId="77777777" w:rsidR="002A4932" w:rsidRPr="002A4932" w:rsidRDefault="002A4932" w:rsidP="00E433F7">
            <w:pPr>
              <w:contextualSpacing/>
              <w:jc w:val="both"/>
              <w:rPr>
                <w:sz w:val="14"/>
              </w:rPr>
            </w:pPr>
          </w:p>
        </w:tc>
        <w:tc>
          <w:tcPr>
            <w:tcW w:w="0" w:type="auto"/>
            <w:vAlign w:val="center"/>
            <w:hideMark/>
          </w:tcPr>
          <w:p w14:paraId="3093A8F9" w14:textId="77777777" w:rsidR="002A4932" w:rsidRPr="002A4932" w:rsidRDefault="002A4932" w:rsidP="00E433F7">
            <w:pPr>
              <w:contextualSpacing/>
              <w:jc w:val="both"/>
              <w:rPr>
                <w:sz w:val="14"/>
              </w:rPr>
            </w:pPr>
            <w:r w:rsidRPr="002A4932">
              <w:rPr>
                <w:sz w:val="14"/>
              </w:rPr>
              <w:t>(1.736)</w:t>
            </w:r>
          </w:p>
        </w:tc>
        <w:tc>
          <w:tcPr>
            <w:tcW w:w="0" w:type="auto"/>
            <w:vAlign w:val="center"/>
            <w:hideMark/>
          </w:tcPr>
          <w:p w14:paraId="2BC612FA" w14:textId="77777777" w:rsidR="002A4932" w:rsidRPr="002A4932" w:rsidRDefault="002A4932" w:rsidP="00E433F7">
            <w:pPr>
              <w:contextualSpacing/>
              <w:jc w:val="both"/>
              <w:rPr>
                <w:sz w:val="14"/>
              </w:rPr>
            </w:pPr>
            <w:r w:rsidRPr="002A4932">
              <w:rPr>
                <w:sz w:val="14"/>
              </w:rPr>
              <w:t>(0.282)</w:t>
            </w:r>
          </w:p>
        </w:tc>
        <w:tc>
          <w:tcPr>
            <w:tcW w:w="2068" w:type="dxa"/>
            <w:vAlign w:val="center"/>
            <w:hideMark/>
          </w:tcPr>
          <w:p w14:paraId="68D2D556" w14:textId="77777777" w:rsidR="002A4932" w:rsidRPr="002A4932" w:rsidRDefault="002A4932" w:rsidP="00E433F7">
            <w:pPr>
              <w:contextualSpacing/>
              <w:jc w:val="both"/>
              <w:rPr>
                <w:sz w:val="14"/>
              </w:rPr>
            </w:pPr>
            <w:r w:rsidRPr="002A4932">
              <w:rPr>
                <w:sz w:val="14"/>
              </w:rPr>
              <w:t>(0.393)</w:t>
            </w:r>
          </w:p>
        </w:tc>
      </w:tr>
      <w:tr w:rsidR="002A4932" w:rsidRPr="002A4932" w14:paraId="63B80830" w14:textId="77777777" w:rsidTr="002A4932">
        <w:trPr>
          <w:tblCellSpacing w:w="15" w:type="dxa"/>
          <w:jc w:val="center"/>
        </w:trPr>
        <w:tc>
          <w:tcPr>
            <w:tcW w:w="2115" w:type="dxa"/>
            <w:vAlign w:val="center"/>
            <w:hideMark/>
          </w:tcPr>
          <w:p w14:paraId="2A60A254" w14:textId="77777777" w:rsidR="002A4932" w:rsidRPr="002A4932" w:rsidRDefault="002A4932" w:rsidP="00E433F7">
            <w:pPr>
              <w:contextualSpacing/>
              <w:jc w:val="both"/>
              <w:rPr>
                <w:sz w:val="14"/>
              </w:rPr>
            </w:pPr>
          </w:p>
        </w:tc>
        <w:tc>
          <w:tcPr>
            <w:tcW w:w="0" w:type="auto"/>
            <w:vAlign w:val="center"/>
            <w:hideMark/>
          </w:tcPr>
          <w:p w14:paraId="58404AA7" w14:textId="77777777" w:rsidR="002A4932" w:rsidRPr="002A4932" w:rsidRDefault="002A4932" w:rsidP="00E433F7">
            <w:pPr>
              <w:contextualSpacing/>
              <w:jc w:val="both"/>
              <w:rPr>
                <w:sz w:val="14"/>
              </w:rPr>
            </w:pPr>
          </w:p>
        </w:tc>
        <w:tc>
          <w:tcPr>
            <w:tcW w:w="0" w:type="auto"/>
            <w:vAlign w:val="center"/>
            <w:hideMark/>
          </w:tcPr>
          <w:p w14:paraId="357CD637" w14:textId="77777777" w:rsidR="002A4932" w:rsidRPr="002A4932" w:rsidRDefault="002A4932" w:rsidP="00E433F7">
            <w:pPr>
              <w:contextualSpacing/>
              <w:jc w:val="both"/>
              <w:rPr>
                <w:sz w:val="14"/>
              </w:rPr>
            </w:pPr>
          </w:p>
        </w:tc>
        <w:tc>
          <w:tcPr>
            <w:tcW w:w="2068" w:type="dxa"/>
            <w:vAlign w:val="center"/>
            <w:hideMark/>
          </w:tcPr>
          <w:p w14:paraId="1132C4E4" w14:textId="77777777" w:rsidR="002A4932" w:rsidRPr="002A4932" w:rsidRDefault="002A4932" w:rsidP="00E433F7">
            <w:pPr>
              <w:contextualSpacing/>
              <w:jc w:val="both"/>
              <w:rPr>
                <w:sz w:val="14"/>
              </w:rPr>
            </w:pPr>
          </w:p>
        </w:tc>
      </w:tr>
      <w:tr w:rsidR="002A4932" w:rsidRPr="002A4932" w14:paraId="0DEEAAE1" w14:textId="77777777" w:rsidTr="002A4932">
        <w:trPr>
          <w:tblCellSpacing w:w="15" w:type="dxa"/>
          <w:jc w:val="center"/>
        </w:trPr>
        <w:tc>
          <w:tcPr>
            <w:tcW w:w="5435" w:type="dxa"/>
            <w:gridSpan w:val="4"/>
            <w:tcBorders>
              <w:bottom w:val="single" w:sz="6" w:space="0" w:color="000000"/>
            </w:tcBorders>
            <w:vAlign w:val="center"/>
            <w:hideMark/>
          </w:tcPr>
          <w:p w14:paraId="261EFD78" w14:textId="77777777" w:rsidR="002A4932" w:rsidRPr="002A4932" w:rsidRDefault="002A4932" w:rsidP="00E433F7">
            <w:pPr>
              <w:contextualSpacing/>
              <w:jc w:val="both"/>
              <w:rPr>
                <w:sz w:val="14"/>
              </w:rPr>
            </w:pPr>
          </w:p>
        </w:tc>
      </w:tr>
      <w:tr w:rsidR="002A4932" w:rsidRPr="002A4932" w14:paraId="656B8F55" w14:textId="77777777" w:rsidTr="002A4932">
        <w:trPr>
          <w:tblCellSpacing w:w="15" w:type="dxa"/>
          <w:jc w:val="center"/>
        </w:trPr>
        <w:tc>
          <w:tcPr>
            <w:tcW w:w="2115" w:type="dxa"/>
            <w:vAlign w:val="center"/>
            <w:hideMark/>
          </w:tcPr>
          <w:p w14:paraId="181E3BC1" w14:textId="77777777" w:rsidR="002A4932" w:rsidRPr="002A4932" w:rsidRDefault="002A4932" w:rsidP="00E433F7">
            <w:pPr>
              <w:contextualSpacing/>
              <w:jc w:val="both"/>
              <w:rPr>
                <w:sz w:val="14"/>
              </w:rPr>
            </w:pPr>
            <w:r w:rsidRPr="002A4932">
              <w:rPr>
                <w:sz w:val="14"/>
              </w:rPr>
              <w:t>Observations</w:t>
            </w:r>
          </w:p>
        </w:tc>
        <w:tc>
          <w:tcPr>
            <w:tcW w:w="0" w:type="auto"/>
            <w:vAlign w:val="center"/>
            <w:hideMark/>
          </w:tcPr>
          <w:p w14:paraId="5AE70F90" w14:textId="77777777" w:rsidR="002A4932" w:rsidRPr="002A4932" w:rsidRDefault="002A4932" w:rsidP="00E433F7">
            <w:pPr>
              <w:contextualSpacing/>
              <w:jc w:val="both"/>
              <w:rPr>
                <w:sz w:val="14"/>
              </w:rPr>
            </w:pPr>
            <w:r w:rsidRPr="002A4932">
              <w:rPr>
                <w:sz w:val="14"/>
              </w:rPr>
              <w:t>79</w:t>
            </w:r>
          </w:p>
        </w:tc>
        <w:tc>
          <w:tcPr>
            <w:tcW w:w="0" w:type="auto"/>
            <w:vAlign w:val="center"/>
            <w:hideMark/>
          </w:tcPr>
          <w:p w14:paraId="6D4CE6D8" w14:textId="77777777" w:rsidR="002A4932" w:rsidRPr="002A4932" w:rsidRDefault="002A4932" w:rsidP="00E433F7">
            <w:pPr>
              <w:contextualSpacing/>
              <w:jc w:val="both"/>
              <w:rPr>
                <w:sz w:val="14"/>
              </w:rPr>
            </w:pPr>
            <w:r w:rsidRPr="002A4932">
              <w:rPr>
                <w:sz w:val="14"/>
              </w:rPr>
              <w:t>79</w:t>
            </w:r>
          </w:p>
        </w:tc>
        <w:tc>
          <w:tcPr>
            <w:tcW w:w="2068" w:type="dxa"/>
            <w:vAlign w:val="center"/>
            <w:hideMark/>
          </w:tcPr>
          <w:p w14:paraId="3A40DD03" w14:textId="77777777" w:rsidR="002A4932" w:rsidRPr="002A4932" w:rsidRDefault="002A4932" w:rsidP="00E433F7">
            <w:pPr>
              <w:contextualSpacing/>
              <w:jc w:val="both"/>
              <w:rPr>
                <w:sz w:val="14"/>
              </w:rPr>
            </w:pPr>
            <w:r w:rsidRPr="002A4932">
              <w:rPr>
                <w:sz w:val="14"/>
              </w:rPr>
              <w:t>79</w:t>
            </w:r>
          </w:p>
        </w:tc>
      </w:tr>
      <w:tr w:rsidR="002A4932" w:rsidRPr="002A4932" w14:paraId="7F5B945C" w14:textId="77777777" w:rsidTr="002A4932">
        <w:trPr>
          <w:tblCellSpacing w:w="15" w:type="dxa"/>
          <w:jc w:val="center"/>
        </w:trPr>
        <w:tc>
          <w:tcPr>
            <w:tcW w:w="5435" w:type="dxa"/>
            <w:gridSpan w:val="4"/>
            <w:tcBorders>
              <w:bottom w:val="single" w:sz="6" w:space="0" w:color="000000"/>
            </w:tcBorders>
            <w:vAlign w:val="center"/>
            <w:hideMark/>
          </w:tcPr>
          <w:p w14:paraId="6A66A883" w14:textId="77777777" w:rsidR="002A4932" w:rsidRPr="002A4932" w:rsidRDefault="002A4932" w:rsidP="00E433F7">
            <w:pPr>
              <w:contextualSpacing/>
              <w:jc w:val="both"/>
              <w:rPr>
                <w:sz w:val="14"/>
              </w:rPr>
            </w:pPr>
          </w:p>
        </w:tc>
      </w:tr>
      <w:tr w:rsidR="002A4932" w:rsidRPr="002A4932" w14:paraId="36AD8AA6" w14:textId="77777777" w:rsidTr="002A4932">
        <w:trPr>
          <w:tblCellSpacing w:w="15" w:type="dxa"/>
          <w:jc w:val="center"/>
        </w:trPr>
        <w:tc>
          <w:tcPr>
            <w:tcW w:w="2115" w:type="dxa"/>
            <w:vAlign w:val="center"/>
            <w:hideMark/>
          </w:tcPr>
          <w:p w14:paraId="77578767" w14:textId="77777777" w:rsidR="002A4932" w:rsidRPr="002A4932" w:rsidRDefault="002A4932" w:rsidP="00E433F7">
            <w:pPr>
              <w:contextualSpacing/>
              <w:jc w:val="both"/>
              <w:rPr>
                <w:sz w:val="14"/>
              </w:rPr>
            </w:pPr>
            <w:r w:rsidRPr="002A4932">
              <w:rPr>
                <w:i/>
                <w:iCs/>
                <w:sz w:val="14"/>
              </w:rPr>
              <w:t>Note:</w:t>
            </w:r>
          </w:p>
        </w:tc>
        <w:tc>
          <w:tcPr>
            <w:tcW w:w="3280" w:type="dxa"/>
            <w:gridSpan w:val="3"/>
            <w:vAlign w:val="center"/>
            <w:hideMark/>
          </w:tcPr>
          <w:p w14:paraId="73F26F87" w14:textId="77777777" w:rsidR="002A4932" w:rsidRPr="002A4932" w:rsidRDefault="002A4932" w:rsidP="00E433F7">
            <w:pPr>
              <w:contextualSpacing/>
              <w:jc w:val="both"/>
              <w:rPr>
                <w:sz w:val="14"/>
              </w:rPr>
            </w:pPr>
            <w:r w:rsidRPr="002A4932">
              <w:rPr>
                <w:sz w:val="14"/>
                <w:vertAlign w:val="superscript"/>
              </w:rPr>
              <w:t>*</w:t>
            </w:r>
            <w:r w:rsidRPr="002A4932">
              <w:rPr>
                <w:sz w:val="14"/>
              </w:rPr>
              <w:t xml:space="preserve">p&lt;0.1; </w:t>
            </w:r>
            <w:r w:rsidRPr="002A4932">
              <w:rPr>
                <w:sz w:val="14"/>
                <w:vertAlign w:val="superscript"/>
              </w:rPr>
              <w:t>**</w:t>
            </w:r>
            <w:r w:rsidRPr="002A4932">
              <w:rPr>
                <w:sz w:val="14"/>
              </w:rPr>
              <w:t xml:space="preserve">p&lt;0.05; </w:t>
            </w:r>
            <w:r w:rsidRPr="002A4932">
              <w:rPr>
                <w:sz w:val="14"/>
                <w:vertAlign w:val="superscript"/>
              </w:rPr>
              <w:t>***</w:t>
            </w:r>
            <w:r w:rsidRPr="002A4932">
              <w:rPr>
                <w:sz w:val="14"/>
              </w:rPr>
              <w:t>p&lt;0.01</w:t>
            </w:r>
          </w:p>
        </w:tc>
      </w:tr>
    </w:tbl>
    <w:p w14:paraId="10360F23" w14:textId="405EB8B5" w:rsidR="00355767" w:rsidRDefault="00355767" w:rsidP="00E433F7">
      <w:pPr>
        <w:pStyle w:val="Caption"/>
        <w:jc w:val="both"/>
      </w:pPr>
      <w:bookmarkStart w:id="5" w:name="_Ref11753748"/>
      <w:r>
        <w:t xml:space="preserve">Table </w:t>
      </w:r>
      <w:r w:rsidR="00E64E9D">
        <w:fldChar w:fldCharType="begin"/>
      </w:r>
      <w:r w:rsidR="00E64E9D">
        <w:instrText xml:space="preserve"> SEQ Table \* ARABIC </w:instrText>
      </w:r>
      <w:r w:rsidR="00E64E9D">
        <w:fldChar w:fldCharType="separate"/>
      </w:r>
      <w:r w:rsidR="0089017D">
        <w:rPr>
          <w:noProof/>
        </w:rPr>
        <w:t>3</w:t>
      </w:r>
      <w:r w:rsidR="00E64E9D">
        <w:rPr>
          <w:noProof/>
        </w:rPr>
        <w:fldChar w:fldCharType="end"/>
      </w:r>
      <w:bookmarkEnd w:id="5"/>
      <w:r>
        <w:t>: Extended macroeconomic models</w:t>
      </w:r>
    </w:p>
    <w:p w14:paraId="0746B19B" w14:textId="362706AC" w:rsidR="00684831" w:rsidRDefault="007332C6" w:rsidP="00E433F7">
      <w:pPr>
        <w:jc w:val="both"/>
      </w:pPr>
      <w:r>
        <w:t>Incl</w:t>
      </w:r>
      <w:r w:rsidR="00A661E6">
        <w:t>uding these extra variab</w:t>
      </w:r>
      <w:r>
        <w:t xml:space="preserve">les in the original model </w:t>
      </w:r>
      <w:r w:rsidR="00BB3D20">
        <w:t xml:space="preserve">(column 1) </w:t>
      </w:r>
      <w:r>
        <w:t>did no</w:t>
      </w:r>
      <w:r w:rsidR="00A661E6">
        <w:t>t produce significant</w:t>
      </w:r>
      <w:r w:rsidR="00AC60FC">
        <w:t xml:space="preserve"> new insights</w:t>
      </w:r>
      <w:r w:rsidR="00A661E6">
        <w:t xml:space="preserve">, as the </w:t>
      </w:r>
      <w:r w:rsidR="00F546EC">
        <w:t>GDP</w:t>
      </w:r>
      <w:r w:rsidR="00A661E6">
        <w:t xml:space="preserve"> </w:t>
      </w:r>
      <w:r w:rsidR="00C64344">
        <w:t>variable</w:t>
      </w:r>
      <w:r w:rsidR="00AC60FC">
        <w:t xml:space="preserve"> seem to </w:t>
      </w:r>
      <w:r w:rsidR="00A661E6">
        <w:t xml:space="preserve">capture much of the effect of higher education and research investment. </w:t>
      </w:r>
      <w:r w:rsidR="00E651B5">
        <w:t xml:space="preserve">In model (2) we excluded the </w:t>
      </w:r>
      <w:r w:rsidR="00F546EC">
        <w:t xml:space="preserve">GDP </w:t>
      </w:r>
      <w:r w:rsidR="007707D3">
        <w:t>and internet pen</w:t>
      </w:r>
      <w:r w:rsidR="00C64344">
        <w:t xml:space="preserve">etration </w:t>
      </w:r>
      <w:r w:rsidR="00E651B5">
        <w:t>variable</w:t>
      </w:r>
      <w:r w:rsidR="00C64344">
        <w:t>s</w:t>
      </w:r>
      <w:r w:rsidR="00E651B5">
        <w:t xml:space="preserve">, </w:t>
      </w:r>
      <w:r w:rsidR="00C64344">
        <w:t xml:space="preserve">and as a result, </w:t>
      </w:r>
      <w:r w:rsidR="00577412">
        <w:t>the share of population with tertiary educa</w:t>
      </w:r>
      <w:r w:rsidR="007707D3">
        <w:t xml:space="preserve">tion, and the h-index variable </w:t>
      </w:r>
      <w:r w:rsidR="00577412">
        <w:t xml:space="preserve">became significant, </w:t>
      </w:r>
      <w:r w:rsidR="007707D3">
        <w:t xml:space="preserve">with intuitive results: </w:t>
      </w:r>
      <w:r w:rsidR="00130EF1">
        <w:t>a larger share of</w:t>
      </w:r>
      <w:r w:rsidR="007707D3">
        <w:t xml:space="preserve"> highly educated people, and </w:t>
      </w:r>
      <w:r w:rsidR="00130EF1">
        <w:t xml:space="preserve">more relevant </w:t>
      </w:r>
      <w:r w:rsidR="007707D3">
        <w:t xml:space="preserve">scientific output results in higher shadow library use. In the last model we </w:t>
      </w:r>
      <w:r w:rsidR="00E651B5">
        <w:t xml:space="preserve">introduced </w:t>
      </w:r>
      <w:r w:rsidR="009511FC">
        <w:t xml:space="preserve">a new interaction term between the </w:t>
      </w:r>
      <w:r w:rsidR="007707D3">
        <w:t xml:space="preserve">share of population with </w:t>
      </w:r>
      <w:r w:rsidR="009511FC">
        <w:t>tertiary educ</w:t>
      </w:r>
      <w:r w:rsidR="00E651B5">
        <w:t>ation and RD expendi</w:t>
      </w:r>
      <w:r w:rsidR="009511FC">
        <w:t>ture</w:t>
      </w:r>
      <w:r w:rsidR="00540305">
        <w:t xml:space="preserve">, because </w:t>
      </w:r>
      <w:r w:rsidR="00D363E4">
        <w:t xml:space="preserve">these two activities are </w:t>
      </w:r>
      <w:r w:rsidR="00E651B5">
        <w:t>two most straightforward sources of shadow library use</w:t>
      </w:r>
      <w:r w:rsidR="00540305">
        <w:t>, but they may be independent from each other</w:t>
      </w:r>
      <w:r w:rsidR="00E651B5">
        <w:t xml:space="preserve">. In that model both </w:t>
      </w:r>
      <w:r w:rsidR="00D363E4">
        <w:t>va</w:t>
      </w:r>
      <w:r w:rsidR="003E3CE4">
        <w:t>riables turn highly significant</w:t>
      </w:r>
      <w:r w:rsidR="009511FC">
        <w:t xml:space="preserve">, </w:t>
      </w:r>
      <w:r w:rsidR="00181669">
        <w:t xml:space="preserve">suggesting that both the size of </w:t>
      </w:r>
      <w:r w:rsidR="003E3CE4">
        <w:t xml:space="preserve">highly educated </w:t>
      </w:r>
      <w:r w:rsidR="00181669">
        <w:t xml:space="preserve">population and the RD activities contribute </w:t>
      </w:r>
      <w:r w:rsidR="005E1365">
        <w:t>po</w:t>
      </w:r>
      <w:r w:rsidR="00181669">
        <w:t xml:space="preserve">sitively to </w:t>
      </w:r>
      <w:r w:rsidR="001B7553">
        <w:t>shadow library demand, albeit a</w:t>
      </w:r>
      <w:r w:rsidR="005E1365">
        <w:t>t a diminishing rate, as the interaction term has a negative sign</w:t>
      </w:r>
      <w:r w:rsidR="008629EC">
        <w:t xml:space="preserve">. </w:t>
      </w:r>
      <w:r w:rsidR="00055FA7">
        <w:t>W</w:t>
      </w:r>
      <w:r w:rsidR="001B7553">
        <w:t xml:space="preserve">e found no effect of </w:t>
      </w:r>
      <w:r w:rsidR="008629EC">
        <w:t>public spending of tertiary students</w:t>
      </w:r>
      <w:r w:rsidR="001B7553">
        <w:t xml:space="preserve">, which could have differentiated between countries with </w:t>
      </w:r>
      <w:r w:rsidR="00654094">
        <w:t xml:space="preserve">publicly and privately funded higher education </w:t>
      </w:r>
      <w:r w:rsidR="00E61C3A">
        <w:t>systems</w:t>
      </w:r>
      <w:r w:rsidR="00654094">
        <w:t xml:space="preserve">. </w:t>
      </w:r>
      <w:r w:rsidR="00AB4494">
        <w:t xml:space="preserve">These models </w:t>
      </w:r>
      <w:r w:rsidR="00A319FB">
        <w:t xml:space="preserve">refine the effect of wealth, and </w:t>
      </w:r>
      <w:r w:rsidR="00055FA7">
        <w:t>i</w:t>
      </w:r>
      <w:r w:rsidR="003D1D2A">
        <w:t xml:space="preserve">dentify research and </w:t>
      </w:r>
      <w:r w:rsidR="00055FA7">
        <w:t>tertia</w:t>
      </w:r>
      <w:r w:rsidR="00AB4494">
        <w:t xml:space="preserve">ry education </w:t>
      </w:r>
      <w:r w:rsidR="003D1D2A">
        <w:t>as major drivers of shadow library use</w:t>
      </w:r>
      <w:r w:rsidR="00AB4494">
        <w:t xml:space="preserve">. </w:t>
      </w:r>
    </w:p>
    <w:p w14:paraId="4445483C" w14:textId="1237CC9A" w:rsidR="00165A5B" w:rsidRDefault="0014447A" w:rsidP="00E433F7">
      <w:pPr>
        <w:jc w:val="both"/>
      </w:pPr>
      <w:r>
        <w:lastRenderedPageBreak/>
        <w:t xml:space="preserve">Lastly, </w:t>
      </w:r>
      <w:r w:rsidR="00165A5B">
        <w:t xml:space="preserve">we </w:t>
      </w:r>
      <w:r>
        <w:t xml:space="preserve">explored the effect of regional differences, because the </w:t>
      </w:r>
      <w:proofErr w:type="spellStart"/>
      <w:r>
        <w:t>descriptives</w:t>
      </w:r>
      <w:proofErr w:type="spellEnd"/>
      <w:r>
        <w:t xml:space="preserve"> suggest (see</w:t>
      </w:r>
      <w:r w:rsidR="008C0E63">
        <w:t xml:space="preserve"> </w:t>
      </w:r>
      <w:r w:rsidR="008C0E63">
        <w:fldChar w:fldCharType="begin"/>
      </w:r>
      <w:r w:rsidR="008C0E63">
        <w:instrText xml:space="preserve"> REF _Ref11756940 \h </w:instrText>
      </w:r>
      <w:r w:rsidR="00E433F7">
        <w:instrText xml:space="preserve"> \* MERGEFORMAT </w:instrText>
      </w:r>
      <w:r w:rsidR="008C0E63">
        <w:fldChar w:fldCharType="separate"/>
      </w:r>
      <w:r w:rsidR="008C0E63">
        <w:t xml:space="preserve">Figure </w:t>
      </w:r>
      <w:r w:rsidR="008C0E63">
        <w:rPr>
          <w:noProof/>
        </w:rPr>
        <w:t>3</w:t>
      </w:r>
      <w:r w:rsidR="008C0E63">
        <w:fldChar w:fldCharType="end"/>
      </w:r>
      <w:r>
        <w:t xml:space="preserve">) that there </w:t>
      </w:r>
      <w:r w:rsidR="00C77CB9">
        <w:t xml:space="preserve">are substantial regional </w:t>
      </w:r>
      <w:r>
        <w:t>dif</w:t>
      </w:r>
      <w:r w:rsidR="00C77CB9">
        <w:t>feren</w:t>
      </w:r>
      <w:r>
        <w:t xml:space="preserve">ces. </w:t>
      </w:r>
      <w:r w:rsidR="00C77CB9">
        <w:t xml:space="preserve"> </w:t>
      </w:r>
      <w:r w:rsidR="0007417F">
        <w:t>O</w:t>
      </w:r>
      <w:r w:rsidR="00C77CB9">
        <w:t>ur last glo</w:t>
      </w:r>
      <w:r w:rsidR="0007417F">
        <w:t>bal model</w:t>
      </w:r>
      <w:r w:rsidR="00C77CB9">
        <w:t xml:space="preserve"> </w:t>
      </w:r>
      <w:r w:rsidR="0007417F">
        <w:t xml:space="preserve">is a </w:t>
      </w:r>
      <w:r w:rsidR="00165A5B">
        <w:t xml:space="preserve">varying intercept and </w:t>
      </w:r>
      <w:r w:rsidR="00C7624A">
        <w:t>slope (random effects) models</w:t>
      </w:r>
      <w:r w:rsidR="00756E94">
        <w:t xml:space="preserve">. </w:t>
      </w:r>
      <w:r w:rsidR="00165A5B">
        <w:t>T</w:t>
      </w:r>
      <w:r w:rsidR="00F0688C">
        <w:t>he model contains the intercept,</w:t>
      </w:r>
      <w:r w:rsidR="00165A5B">
        <w:t xml:space="preserve"> </w:t>
      </w:r>
      <w:r w:rsidR="00E41FC9">
        <w:t xml:space="preserve">and the </w:t>
      </w:r>
      <w:r w:rsidR="00F0688C">
        <w:t>GDP varying with the continent.</w:t>
      </w:r>
    </w:p>
    <w:p w14:paraId="30F0EC61" w14:textId="01B0FACE" w:rsidR="00165A5B" w:rsidRDefault="00165A5B" w:rsidP="00E433F7">
      <w:pPr>
        <w:jc w:val="both"/>
      </w:pPr>
      <w:r>
        <w:t xml:space="preserve">The coefficients </w:t>
      </w:r>
      <w:r w:rsidR="004E634F">
        <w:t>are the following</w:t>
      </w:r>
      <w:r>
        <w:t>:</w:t>
      </w:r>
    </w:p>
    <w:tbl>
      <w:tblPr>
        <w:tblStyle w:val="PlainTable5"/>
        <w:tblW w:w="0" w:type="auto"/>
        <w:tblLook w:val="04A0" w:firstRow="1" w:lastRow="0" w:firstColumn="1" w:lastColumn="0" w:noHBand="0" w:noVBand="1"/>
      </w:tblPr>
      <w:tblGrid>
        <w:gridCol w:w="1870"/>
        <w:gridCol w:w="1870"/>
        <w:gridCol w:w="1870"/>
        <w:gridCol w:w="1870"/>
        <w:gridCol w:w="1870"/>
      </w:tblGrid>
      <w:tr w:rsidR="00E61C3A" w:rsidRPr="00E61C3A" w14:paraId="568855E3" w14:textId="77777777" w:rsidTr="00E61C3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70" w:type="dxa"/>
          </w:tcPr>
          <w:p w14:paraId="7B379457" w14:textId="77777777" w:rsidR="00E61C3A" w:rsidRPr="00E61C3A" w:rsidRDefault="00E61C3A" w:rsidP="00D8648B">
            <w:pPr>
              <w:jc w:val="both"/>
              <w:rPr>
                <w:sz w:val="18"/>
                <w:szCs w:val="14"/>
              </w:rPr>
            </w:pPr>
          </w:p>
        </w:tc>
        <w:tc>
          <w:tcPr>
            <w:tcW w:w="1870" w:type="dxa"/>
          </w:tcPr>
          <w:p w14:paraId="1E42BB3A"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8"/>
                <w:szCs w:val="14"/>
              </w:rPr>
            </w:pPr>
            <w:r w:rsidRPr="00E61C3A">
              <w:rPr>
                <w:sz w:val="18"/>
                <w:szCs w:val="14"/>
              </w:rPr>
              <w:t>log(</w:t>
            </w:r>
            <w:proofErr w:type="spellStart"/>
            <w:r w:rsidRPr="00E61C3A">
              <w:rPr>
                <w:sz w:val="18"/>
                <w:szCs w:val="14"/>
              </w:rPr>
              <w:t>gdp</w:t>
            </w:r>
            <w:proofErr w:type="spellEnd"/>
            <w:r w:rsidRPr="00E61C3A">
              <w:rPr>
                <w:sz w:val="18"/>
                <w:szCs w:val="14"/>
              </w:rPr>
              <w:t>)</w:t>
            </w:r>
          </w:p>
        </w:tc>
        <w:tc>
          <w:tcPr>
            <w:tcW w:w="1870" w:type="dxa"/>
          </w:tcPr>
          <w:p w14:paraId="01157006"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8"/>
                <w:szCs w:val="14"/>
              </w:rPr>
            </w:pPr>
            <w:r w:rsidRPr="00E61C3A">
              <w:rPr>
                <w:sz w:val="18"/>
                <w:szCs w:val="14"/>
              </w:rPr>
              <w:t>(Intercept)</w:t>
            </w:r>
          </w:p>
        </w:tc>
        <w:tc>
          <w:tcPr>
            <w:tcW w:w="1870" w:type="dxa"/>
          </w:tcPr>
          <w:p w14:paraId="2E774264"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8"/>
                <w:szCs w:val="14"/>
              </w:rPr>
            </w:pPr>
            <w:proofErr w:type="spellStart"/>
            <w:r w:rsidRPr="00E61C3A">
              <w:rPr>
                <w:sz w:val="18"/>
                <w:szCs w:val="14"/>
              </w:rPr>
              <w:t>pop_per_mil</w:t>
            </w:r>
            <w:proofErr w:type="spellEnd"/>
          </w:p>
        </w:tc>
        <w:tc>
          <w:tcPr>
            <w:tcW w:w="1870" w:type="dxa"/>
          </w:tcPr>
          <w:p w14:paraId="303AB040"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8"/>
                <w:szCs w:val="14"/>
              </w:rPr>
            </w:pPr>
            <w:proofErr w:type="spellStart"/>
            <w:r w:rsidRPr="00E61C3A">
              <w:rPr>
                <w:sz w:val="18"/>
                <w:szCs w:val="14"/>
              </w:rPr>
              <w:t>internet_per_pop</w:t>
            </w:r>
            <w:proofErr w:type="spellEnd"/>
          </w:p>
        </w:tc>
      </w:tr>
      <w:tr w:rsidR="00E61C3A" w:rsidRPr="00E61C3A" w14:paraId="43F5B1D9" w14:textId="77777777" w:rsidTr="00E61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753C45D" w14:textId="77777777" w:rsidR="00E61C3A" w:rsidRPr="00E61C3A" w:rsidRDefault="00E61C3A" w:rsidP="00D8648B">
            <w:pPr>
              <w:jc w:val="both"/>
              <w:rPr>
                <w:sz w:val="18"/>
                <w:szCs w:val="14"/>
              </w:rPr>
            </w:pPr>
            <w:r w:rsidRPr="00E61C3A">
              <w:rPr>
                <w:sz w:val="18"/>
                <w:szCs w:val="14"/>
              </w:rPr>
              <w:t>Africa</w:t>
            </w:r>
          </w:p>
        </w:tc>
        <w:tc>
          <w:tcPr>
            <w:tcW w:w="1870" w:type="dxa"/>
          </w:tcPr>
          <w:p w14:paraId="73A0EC50"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1.0560096</w:t>
            </w:r>
          </w:p>
        </w:tc>
        <w:tc>
          <w:tcPr>
            <w:tcW w:w="1870" w:type="dxa"/>
          </w:tcPr>
          <w:p w14:paraId="7F96B2AB"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-2.296271</w:t>
            </w:r>
          </w:p>
        </w:tc>
        <w:tc>
          <w:tcPr>
            <w:tcW w:w="1870" w:type="dxa"/>
          </w:tcPr>
          <w:p w14:paraId="535142D4"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-0.001918076</w:t>
            </w:r>
          </w:p>
        </w:tc>
        <w:tc>
          <w:tcPr>
            <w:tcW w:w="1870" w:type="dxa"/>
          </w:tcPr>
          <w:p w14:paraId="6F7DB0D4"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1.750551</w:t>
            </w:r>
          </w:p>
        </w:tc>
      </w:tr>
      <w:tr w:rsidR="00E61C3A" w:rsidRPr="00E61C3A" w14:paraId="29C071E0" w14:textId="77777777" w:rsidTr="00E61C3A">
        <w:tc>
          <w:tcPr>
            <w:cnfStyle w:val="001000000000" w:firstRow="0" w:lastRow="0" w:firstColumn="1" w:lastColumn="0" w:oddVBand="0" w:evenVBand="0" w:oddHBand="0" w:evenHBand="0" w:firstRowFirstColumn="0" w:firstRowLastColumn="0" w:lastRowFirstColumn="0" w:lastRowLastColumn="0"/>
            <w:tcW w:w="1870" w:type="dxa"/>
          </w:tcPr>
          <w:p w14:paraId="43B49CFC" w14:textId="77777777" w:rsidR="00E61C3A" w:rsidRPr="00E61C3A" w:rsidRDefault="00E61C3A" w:rsidP="00D8648B">
            <w:pPr>
              <w:jc w:val="both"/>
              <w:rPr>
                <w:sz w:val="18"/>
                <w:szCs w:val="14"/>
              </w:rPr>
            </w:pPr>
            <w:r w:rsidRPr="00E61C3A">
              <w:rPr>
                <w:sz w:val="18"/>
                <w:szCs w:val="14"/>
              </w:rPr>
              <w:t>Americas</w:t>
            </w:r>
          </w:p>
        </w:tc>
        <w:tc>
          <w:tcPr>
            <w:tcW w:w="1870" w:type="dxa"/>
          </w:tcPr>
          <w:p w14:paraId="02F75082"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0.1327720</w:t>
            </w:r>
          </w:p>
        </w:tc>
        <w:tc>
          <w:tcPr>
            <w:tcW w:w="1870" w:type="dxa"/>
          </w:tcPr>
          <w:p w14:paraId="64D84059"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5.857313</w:t>
            </w:r>
          </w:p>
        </w:tc>
        <w:tc>
          <w:tcPr>
            <w:tcW w:w="1870" w:type="dxa"/>
          </w:tcPr>
          <w:p w14:paraId="57298E38"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-0.001918076</w:t>
            </w:r>
          </w:p>
        </w:tc>
        <w:tc>
          <w:tcPr>
            <w:tcW w:w="1870" w:type="dxa"/>
          </w:tcPr>
          <w:p w14:paraId="7041DCCC"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1.750551</w:t>
            </w:r>
          </w:p>
        </w:tc>
      </w:tr>
      <w:tr w:rsidR="00E61C3A" w:rsidRPr="00E61C3A" w14:paraId="7EC20752" w14:textId="77777777" w:rsidTr="00E61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6DD6A47" w14:textId="77777777" w:rsidR="00E61C3A" w:rsidRPr="00E61C3A" w:rsidRDefault="00E61C3A" w:rsidP="00D8648B">
            <w:pPr>
              <w:jc w:val="both"/>
              <w:rPr>
                <w:sz w:val="18"/>
                <w:szCs w:val="14"/>
              </w:rPr>
            </w:pPr>
            <w:r w:rsidRPr="00E61C3A">
              <w:rPr>
                <w:sz w:val="18"/>
                <w:szCs w:val="14"/>
              </w:rPr>
              <w:t>Asia</w:t>
            </w:r>
          </w:p>
        </w:tc>
        <w:tc>
          <w:tcPr>
            <w:tcW w:w="1870" w:type="dxa"/>
          </w:tcPr>
          <w:p w14:paraId="0742FFB6"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0.4008396</w:t>
            </w:r>
          </w:p>
        </w:tc>
        <w:tc>
          <w:tcPr>
            <w:tcW w:w="1870" w:type="dxa"/>
          </w:tcPr>
          <w:p w14:paraId="30589B65"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3.944435</w:t>
            </w:r>
          </w:p>
        </w:tc>
        <w:tc>
          <w:tcPr>
            <w:tcW w:w="1870" w:type="dxa"/>
          </w:tcPr>
          <w:p w14:paraId="524E46F6"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-0.001918076</w:t>
            </w:r>
          </w:p>
        </w:tc>
        <w:tc>
          <w:tcPr>
            <w:tcW w:w="1870" w:type="dxa"/>
          </w:tcPr>
          <w:p w14:paraId="200519F8"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1.750551</w:t>
            </w:r>
          </w:p>
        </w:tc>
      </w:tr>
      <w:tr w:rsidR="00E61C3A" w:rsidRPr="00E61C3A" w14:paraId="37156ADC" w14:textId="77777777" w:rsidTr="00E61C3A">
        <w:tc>
          <w:tcPr>
            <w:cnfStyle w:val="001000000000" w:firstRow="0" w:lastRow="0" w:firstColumn="1" w:lastColumn="0" w:oddVBand="0" w:evenVBand="0" w:oddHBand="0" w:evenHBand="0" w:firstRowFirstColumn="0" w:firstRowLastColumn="0" w:lastRowFirstColumn="0" w:lastRowLastColumn="0"/>
            <w:tcW w:w="1870" w:type="dxa"/>
          </w:tcPr>
          <w:p w14:paraId="749FD8E2" w14:textId="77777777" w:rsidR="00E61C3A" w:rsidRPr="00E61C3A" w:rsidRDefault="00E61C3A" w:rsidP="00D8648B">
            <w:pPr>
              <w:jc w:val="both"/>
              <w:rPr>
                <w:sz w:val="18"/>
                <w:szCs w:val="14"/>
              </w:rPr>
            </w:pPr>
            <w:r w:rsidRPr="00E61C3A">
              <w:rPr>
                <w:sz w:val="18"/>
                <w:szCs w:val="14"/>
              </w:rPr>
              <w:t>Europe</w:t>
            </w:r>
          </w:p>
        </w:tc>
        <w:tc>
          <w:tcPr>
            <w:tcW w:w="1870" w:type="dxa"/>
          </w:tcPr>
          <w:p w14:paraId="33505F4C"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0.2801978</w:t>
            </w:r>
          </w:p>
        </w:tc>
        <w:tc>
          <w:tcPr>
            <w:tcW w:w="1870" w:type="dxa"/>
          </w:tcPr>
          <w:p w14:paraId="2D64B091"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5.767608</w:t>
            </w:r>
          </w:p>
        </w:tc>
        <w:tc>
          <w:tcPr>
            <w:tcW w:w="1870" w:type="dxa"/>
          </w:tcPr>
          <w:p w14:paraId="0AD668DF"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-0.001918076</w:t>
            </w:r>
          </w:p>
        </w:tc>
        <w:tc>
          <w:tcPr>
            <w:tcW w:w="1870" w:type="dxa"/>
          </w:tcPr>
          <w:p w14:paraId="5E81DD58"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1.750551</w:t>
            </w:r>
          </w:p>
        </w:tc>
      </w:tr>
      <w:tr w:rsidR="00E61C3A" w:rsidRPr="00E61C3A" w14:paraId="1D06A9EF" w14:textId="77777777" w:rsidTr="00E61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BB1575B" w14:textId="531AF34A" w:rsidR="00E61C3A" w:rsidRPr="00E61C3A" w:rsidRDefault="00E61C3A" w:rsidP="00D8648B">
            <w:pPr>
              <w:jc w:val="both"/>
              <w:rPr>
                <w:sz w:val="18"/>
                <w:szCs w:val="14"/>
              </w:rPr>
            </w:pPr>
            <w:r w:rsidRPr="00E61C3A">
              <w:rPr>
                <w:sz w:val="18"/>
                <w:szCs w:val="14"/>
              </w:rPr>
              <w:t>North</w:t>
            </w:r>
            <w:r>
              <w:rPr>
                <w:sz w:val="18"/>
                <w:szCs w:val="14"/>
              </w:rPr>
              <w:t xml:space="preserve"> </w:t>
            </w:r>
            <w:r w:rsidRPr="00E61C3A">
              <w:rPr>
                <w:sz w:val="18"/>
                <w:szCs w:val="14"/>
              </w:rPr>
              <w:t>America</w:t>
            </w:r>
          </w:p>
        </w:tc>
        <w:tc>
          <w:tcPr>
            <w:tcW w:w="1870" w:type="dxa"/>
          </w:tcPr>
          <w:p w14:paraId="6D712B4D"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0.2550330</w:t>
            </w:r>
          </w:p>
        </w:tc>
        <w:tc>
          <w:tcPr>
            <w:tcW w:w="1870" w:type="dxa"/>
          </w:tcPr>
          <w:p w14:paraId="299722BC"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5.875296</w:t>
            </w:r>
          </w:p>
        </w:tc>
        <w:tc>
          <w:tcPr>
            <w:tcW w:w="1870" w:type="dxa"/>
          </w:tcPr>
          <w:p w14:paraId="261C4038"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-0.001918076</w:t>
            </w:r>
          </w:p>
        </w:tc>
        <w:tc>
          <w:tcPr>
            <w:tcW w:w="1870" w:type="dxa"/>
          </w:tcPr>
          <w:p w14:paraId="24D8677B" w14:textId="77777777" w:rsidR="00E61C3A" w:rsidRPr="00E61C3A" w:rsidRDefault="00E61C3A" w:rsidP="00D8648B">
            <w:pPr>
              <w:jc w:val="both"/>
              <w:cnfStyle w:val="000000100000" w:firstRow="0" w:lastRow="0" w:firstColumn="0" w:lastColumn="0" w:oddVBand="0" w:evenVBand="0" w:oddHBand="1" w:evenHBand="0" w:firstRowFirstColumn="0" w:firstRowLastColumn="0" w:lastRowFirstColumn="0" w:lastRowLastColumn="0"/>
              <w:rPr>
                <w:sz w:val="18"/>
                <w:szCs w:val="14"/>
              </w:rPr>
            </w:pPr>
            <w:r w:rsidRPr="00E61C3A">
              <w:rPr>
                <w:sz w:val="18"/>
                <w:szCs w:val="14"/>
              </w:rPr>
              <w:t>1.750551</w:t>
            </w:r>
          </w:p>
        </w:tc>
      </w:tr>
      <w:tr w:rsidR="00E61C3A" w:rsidRPr="00E61C3A" w14:paraId="75955CB5" w14:textId="77777777" w:rsidTr="00E61C3A">
        <w:tc>
          <w:tcPr>
            <w:cnfStyle w:val="001000000000" w:firstRow="0" w:lastRow="0" w:firstColumn="1" w:lastColumn="0" w:oddVBand="0" w:evenVBand="0" w:oddHBand="0" w:evenHBand="0" w:firstRowFirstColumn="0" w:firstRowLastColumn="0" w:lastRowFirstColumn="0" w:lastRowLastColumn="0"/>
            <w:tcW w:w="1870" w:type="dxa"/>
          </w:tcPr>
          <w:p w14:paraId="23B1FDE8" w14:textId="77777777" w:rsidR="00E61C3A" w:rsidRPr="00E61C3A" w:rsidRDefault="00E61C3A" w:rsidP="00D8648B">
            <w:pPr>
              <w:jc w:val="both"/>
              <w:rPr>
                <w:sz w:val="18"/>
                <w:szCs w:val="14"/>
              </w:rPr>
            </w:pPr>
            <w:r w:rsidRPr="00E61C3A">
              <w:rPr>
                <w:sz w:val="18"/>
                <w:szCs w:val="14"/>
              </w:rPr>
              <w:t>Oceania</w:t>
            </w:r>
          </w:p>
        </w:tc>
        <w:tc>
          <w:tcPr>
            <w:tcW w:w="1870" w:type="dxa"/>
          </w:tcPr>
          <w:p w14:paraId="7E667D14"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0.6286391</w:t>
            </w:r>
          </w:p>
        </w:tc>
        <w:tc>
          <w:tcPr>
            <w:tcW w:w="1870" w:type="dxa"/>
          </w:tcPr>
          <w:p w14:paraId="3CD95344"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1.843519</w:t>
            </w:r>
          </w:p>
        </w:tc>
        <w:tc>
          <w:tcPr>
            <w:tcW w:w="1870" w:type="dxa"/>
          </w:tcPr>
          <w:p w14:paraId="785C19DD"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-0.001918076</w:t>
            </w:r>
          </w:p>
        </w:tc>
        <w:tc>
          <w:tcPr>
            <w:tcW w:w="1870" w:type="dxa"/>
          </w:tcPr>
          <w:p w14:paraId="00591C0A" w14:textId="77777777" w:rsidR="00E61C3A" w:rsidRPr="00E61C3A" w:rsidRDefault="00E61C3A" w:rsidP="00D8648B">
            <w:pPr>
              <w:jc w:val="both"/>
              <w:cnfStyle w:val="000000000000" w:firstRow="0" w:lastRow="0" w:firstColumn="0" w:lastColumn="0" w:oddVBand="0" w:evenVBand="0" w:oddHBand="0" w:evenHBand="0" w:firstRowFirstColumn="0" w:firstRowLastColumn="0" w:lastRowFirstColumn="0" w:lastRowLastColumn="0"/>
              <w:rPr>
                <w:sz w:val="18"/>
                <w:szCs w:val="14"/>
              </w:rPr>
            </w:pPr>
            <w:r w:rsidRPr="00E61C3A">
              <w:rPr>
                <w:sz w:val="18"/>
                <w:szCs w:val="14"/>
              </w:rPr>
              <w:t>1.750551</w:t>
            </w:r>
          </w:p>
        </w:tc>
      </w:tr>
    </w:tbl>
    <w:p w14:paraId="3B1A2DC1" w14:textId="3C5EA62B" w:rsidR="00E41FC9" w:rsidRDefault="00FB2E32" w:rsidP="00E433F7">
      <w:pPr>
        <w:pStyle w:val="Caption"/>
        <w:jc w:val="both"/>
      </w:pPr>
      <w:r>
        <w:t xml:space="preserve">Table </w:t>
      </w:r>
      <w:r w:rsidR="00E64E9D">
        <w:fldChar w:fldCharType="begin"/>
      </w:r>
      <w:r w:rsidR="00E64E9D">
        <w:instrText xml:space="preserve"> SEQ Table \* ARABIC </w:instrText>
      </w:r>
      <w:r w:rsidR="00E64E9D">
        <w:fldChar w:fldCharType="separate"/>
      </w:r>
      <w:r w:rsidR="0089017D">
        <w:rPr>
          <w:noProof/>
        </w:rPr>
        <w:t>4</w:t>
      </w:r>
      <w:r w:rsidR="00E64E9D">
        <w:rPr>
          <w:noProof/>
        </w:rPr>
        <w:fldChar w:fldCharType="end"/>
      </w:r>
      <w:r>
        <w:t>: random effects model by continent</w:t>
      </w:r>
    </w:p>
    <w:p w14:paraId="1FBA5DE9" w14:textId="5D247CDF" w:rsidR="00165A5B" w:rsidRDefault="00123A13" w:rsidP="00E433F7">
      <w:pPr>
        <w:jc w:val="both"/>
      </w:pPr>
      <w:r>
        <w:t>From the table above the varying intercept points to the higher European and North American download bas</w:t>
      </w:r>
      <w:r w:rsidR="00F66ACF">
        <w:t>e</w:t>
      </w:r>
      <w:r>
        <w:t xml:space="preserve">lines. More interesting is huge difference in the effect of wealth. </w:t>
      </w:r>
      <w:r w:rsidR="00764A2C">
        <w:t xml:space="preserve">The impact of wealth on downloading is much higher for countries in </w:t>
      </w:r>
      <w:r>
        <w:t xml:space="preserve">the African continent </w:t>
      </w:r>
      <w:r w:rsidR="009C75BF">
        <w:t xml:space="preserve">than </w:t>
      </w:r>
      <w:r w:rsidR="00E41FC9">
        <w:t xml:space="preserve">for example </w:t>
      </w:r>
      <w:r w:rsidR="009C75BF">
        <w:t>in Europe.</w:t>
      </w:r>
    </w:p>
    <w:p w14:paraId="140E5917" w14:textId="278B2745" w:rsidR="008516C6" w:rsidRDefault="00574C8E" w:rsidP="00E433F7">
      <w:pPr>
        <w:jc w:val="both"/>
      </w:pPr>
      <w:r>
        <w:t>I</w:t>
      </w:r>
      <w:r w:rsidR="00BE4974">
        <w:t xml:space="preserve">t is possible that the cause of this differences is geographical in nature, because, for example, shadow library related practices propagate via </w:t>
      </w:r>
      <w:r>
        <w:t xml:space="preserve">physical proximity and close trust relationship of individuals. While this may be the case, it is hard to test that hypothesis with the current data. On the other hand, geographic location may also be a proxy for </w:t>
      </w:r>
      <w:r w:rsidR="00CD5449">
        <w:t xml:space="preserve">the </w:t>
      </w:r>
      <w:r w:rsidR="009745F0">
        <w:t>level of development, and in that case</w:t>
      </w:r>
      <w:r w:rsidR="00E61C3A">
        <w:t>,</w:t>
      </w:r>
      <w:r w:rsidR="009745F0">
        <w:t xml:space="preserve"> we can conduct a similar analysis, using </w:t>
      </w:r>
      <w:r w:rsidR="003A3D12">
        <w:t>the World Bank’s income categories</w:t>
      </w:r>
      <w:r w:rsidR="00E41FC9">
        <w:t xml:space="preserve"> instead of geographic location, and test for the effect of R&amp;D and education related investment in different wealth categories</w:t>
      </w:r>
      <w:r w:rsidR="008516C6">
        <w:rPr>
          <w:rStyle w:val="FootnoteReference"/>
        </w:rPr>
        <w:footnoteReference w:id="8"/>
      </w:r>
      <w:r w:rsidR="00E41FC9">
        <w:t>.</w:t>
      </w:r>
      <w:r w:rsidR="008516C6">
        <w:t xml:space="preserve"> </w:t>
      </w:r>
      <w:r w:rsidR="007E10E0">
        <w:fldChar w:fldCharType="begin"/>
      </w:r>
      <w:r w:rsidR="007E10E0">
        <w:instrText xml:space="preserve"> REF _Ref11764294 \h </w:instrText>
      </w:r>
      <w:r w:rsidR="00E433F7">
        <w:instrText xml:space="preserve"> \* MERGEFORMAT </w:instrText>
      </w:r>
      <w:r w:rsidR="007E10E0">
        <w:fldChar w:fldCharType="separate"/>
      </w:r>
      <w:r w:rsidR="007E10E0">
        <w:t xml:space="preserve">Table </w:t>
      </w:r>
      <w:r w:rsidR="007E10E0">
        <w:rPr>
          <w:noProof/>
        </w:rPr>
        <w:t>4</w:t>
      </w:r>
      <w:r w:rsidR="007E10E0">
        <w:fldChar w:fldCharType="end"/>
      </w:r>
      <w:r w:rsidR="007E10E0">
        <w:t xml:space="preserve"> </w:t>
      </w:r>
      <w:r w:rsidR="009745F0">
        <w:t>shows the outcome of that model.</w:t>
      </w:r>
    </w:p>
    <w:tbl>
      <w:tblPr>
        <w:tblStyle w:val="PlainTable3"/>
        <w:tblW w:w="0" w:type="auto"/>
        <w:jc w:val="center"/>
        <w:tblLook w:val="04A0" w:firstRow="1" w:lastRow="0" w:firstColumn="1" w:lastColumn="0" w:noHBand="0" w:noVBand="1"/>
      </w:tblPr>
      <w:tblGrid>
        <w:gridCol w:w="1660"/>
        <w:gridCol w:w="1328"/>
        <w:gridCol w:w="1641"/>
        <w:gridCol w:w="936"/>
      </w:tblGrid>
      <w:tr w:rsidR="00E61C3A" w:rsidRPr="00E61C3A" w14:paraId="3FA7AFA8" w14:textId="77777777" w:rsidTr="00E61C3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3CFC21A5" w14:textId="77777777" w:rsidR="00E61C3A" w:rsidRPr="00E61C3A" w:rsidRDefault="00E61C3A" w:rsidP="00D8648B">
            <w:pPr>
              <w:jc w:val="both"/>
              <w:rPr>
                <w:sz w:val="14"/>
                <w:szCs w:val="14"/>
              </w:rPr>
            </w:pPr>
          </w:p>
        </w:tc>
        <w:tc>
          <w:tcPr>
            <w:tcW w:w="0" w:type="auto"/>
          </w:tcPr>
          <w:p w14:paraId="283AB759"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b w:val="0"/>
                <w:bCs w:val="0"/>
                <w:caps w:val="0"/>
                <w:sz w:val="14"/>
                <w:szCs w:val="14"/>
              </w:rPr>
            </w:pPr>
            <w:r w:rsidRPr="00E61C3A">
              <w:rPr>
                <w:sz w:val="14"/>
                <w:szCs w:val="14"/>
              </w:rPr>
              <w:t xml:space="preserve">r&amp;d expenditure </w:t>
            </w:r>
          </w:p>
          <w:p w14:paraId="2FA38F95" w14:textId="68914616"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4"/>
                <w:szCs w:val="14"/>
              </w:rPr>
            </w:pPr>
            <w:r w:rsidRPr="00E61C3A">
              <w:rPr>
                <w:sz w:val="14"/>
                <w:szCs w:val="14"/>
              </w:rPr>
              <w:t>(scaled)</w:t>
            </w:r>
          </w:p>
        </w:tc>
        <w:tc>
          <w:tcPr>
            <w:tcW w:w="0" w:type="auto"/>
          </w:tcPr>
          <w:p w14:paraId="2610AB88"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b w:val="0"/>
                <w:bCs w:val="0"/>
                <w:caps w:val="0"/>
                <w:sz w:val="14"/>
                <w:szCs w:val="14"/>
              </w:rPr>
            </w:pPr>
            <w:r w:rsidRPr="00E61C3A">
              <w:rPr>
                <w:sz w:val="14"/>
                <w:szCs w:val="14"/>
              </w:rPr>
              <w:t xml:space="preserve">tertiary expenditure </w:t>
            </w:r>
          </w:p>
          <w:p w14:paraId="30C81C66" w14:textId="0C07E609"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4"/>
                <w:szCs w:val="14"/>
              </w:rPr>
            </w:pPr>
            <w:r w:rsidRPr="00E61C3A">
              <w:rPr>
                <w:sz w:val="14"/>
                <w:szCs w:val="14"/>
              </w:rPr>
              <w:t>per students (scaled)</w:t>
            </w:r>
          </w:p>
        </w:tc>
        <w:tc>
          <w:tcPr>
            <w:tcW w:w="0" w:type="auto"/>
          </w:tcPr>
          <w:p w14:paraId="07F643A9" w14:textId="77777777" w:rsidR="00E61C3A" w:rsidRPr="00E61C3A" w:rsidRDefault="00E61C3A" w:rsidP="00D8648B">
            <w:pPr>
              <w:jc w:val="both"/>
              <w:cnfStyle w:val="100000000000" w:firstRow="1" w:lastRow="0" w:firstColumn="0" w:lastColumn="0" w:oddVBand="0" w:evenVBand="0" w:oddHBand="0" w:evenHBand="0" w:firstRowFirstColumn="0" w:firstRowLastColumn="0" w:lastRowFirstColumn="0" w:lastRowLastColumn="0"/>
              <w:rPr>
                <w:sz w:val="14"/>
                <w:szCs w:val="14"/>
              </w:rPr>
            </w:pPr>
            <w:r w:rsidRPr="00E61C3A">
              <w:rPr>
                <w:sz w:val="14"/>
                <w:szCs w:val="14"/>
              </w:rPr>
              <w:t>(Intercept)</w:t>
            </w:r>
          </w:p>
        </w:tc>
      </w:tr>
      <w:tr w:rsidR="00E61C3A" w:rsidRPr="00E61C3A" w14:paraId="720198EF" w14:textId="77777777" w:rsidTr="00E61C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F0AA94F" w14:textId="4E41F049" w:rsidR="00E61C3A" w:rsidRPr="00E61C3A" w:rsidRDefault="00E61C3A" w:rsidP="00D8648B">
            <w:pPr>
              <w:jc w:val="both"/>
              <w:rPr>
                <w:sz w:val="14"/>
                <w:szCs w:val="14"/>
              </w:rPr>
            </w:pPr>
            <w:r w:rsidRPr="00E61C3A">
              <w:rPr>
                <w:sz w:val="14"/>
                <w:szCs w:val="14"/>
              </w:rPr>
              <w:t>High</w:t>
            </w:r>
            <w:r>
              <w:rPr>
                <w:sz w:val="14"/>
                <w:szCs w:val="14"/>
              </w:rPr>
              <w:t xml:space="preserve"> </w:t>
            </w:r>
            <w:r w:rsidRPr="00E61C3A">
              <w:rPr>
                <w:sz w:val="14"/>
                <w:szCs w:val="14"/>
              </w:rPr>
              <w:t>income</w:t>
            </w:r>
          </w:p>
        </w:tc>
        <w:tc>
          <w:tcPr>
            <w:tcW w:w="0" w:type="auto"/>
          </w:tcPr>
          <w:p w14:paraId="770DF70A" w14:textId="77777777" w:rsidR="00E61C3A" w:rsidRPr="00E61C3A" w:rsidRDefault="00E61C3A" w:rsidP="00E61C3A">
            <w:pPr>
              <w:jc w:val="center"/>
              <w:cnfStyle w:val="000000100000" w:firstRow="0" w:lastRow="0" w:firstColumn="0" w:lastColumn="0" w:oddVBand="0" w:evenVBand="0" w:oddHBand="1" w:evenHBand="0" w:firstRowFirstColumn="0" w:firstRowLastColumn="0" w:lastRowFirstColumn="0" w:lastRowLastColumn="0"/>
              <w:rPr>
                <w:sz w:val="14"/>
                <w:szCs w:val="14"/>
              </w:rPr>
            </w:pPr>
            <w:r w:rsidRPr="00E61C3A">
              <w:rPr>
                <w:sz w:val="14"/>
                <w:szCs w:val="14"/>
              </w:rPr>
              <w:t>-0.04919612</w:t>
            </w:r>
          </w:p>
        </w:tc>
        <w:tc>
          <w:tcPr>
            <w:tcW w:w="0" w:type="auto"/>
          </w:tcPr>
          <w:p w14:paraId="6DCB3570" w14:textId="77777777" w:rsidR="00E61C3A" w:rsidRPr="00E61C3A" w:rsidRDefault="00E61C3A" w:rsidP="00E61C3A">
            <w:pPr>
              <w:jc w:val="center"/>
              <w:cnfStyle w:val="000000100000" w:firstRow="0" w:lastRow="0" w:firstColumn="0" w:lastColumn="0" w:oddVBand="0" w:evenVBand="0" w:oddHBand="1" w:evenHBand="0" w:firstRowFirstColumn="0" w:firstRowLastColumn="0" w:lastRowFirstColumn="0" w:lastRowLastColumn="0"/>
              <w:rPr>
                <w:sz w:val="14"/>
                <w:szCs w:val="14"/>
              </w:rPr>
            </w:pPr>
            <w:r w:rsidRPr="00E61C3A">
              <w:rPr>
                <w:sz w:val="14"/>
                <w:szCs w:val="14"/>
              </w:rPr>
              <w:t>-0.05676631</w:t>
            </w:r>
          </w:p>
        </w:tc>
        <w:tc>
          <w:tcPr>
            <w:tcW w:w="0" w:type="auto"/>
          </w:tcPr>
          <w:p w14:paraId="27CDFECD" w14:textId="77777777" w:rsidR="00E61C3A" w:rsidRPr="00E61C3A" w:rsidRDefault="00E61C3A" w:rsidP="00E61C3A">
            <w:pPr>
              <w:jc w:val="center"/>
              <w:cnfStyle w:val="000000100000" w:firstRow="0" w:lastRow="0" w:firstColumn="0" w:lastColumn="0" w:oddVBand="0" w:evenVBand="0" w:oddHBand="1" w:evenHBand="0" w:firstRowFirstColumn="0" w:firstRowLastColumn="0" w:lastRowFirstColumn="0" w:lastRowLastColumn="0"/>
              <w:rPr>
                <w:sz w:val="14"/>
                <w:szCs w:val="14"/>
              </w:rPr>
            </w:pPr>
            <w:r w:rsidRPr="00E61C3A">
              <w:rPr>
                <w:sz w:val="14"/>
                <w:szCs w:val="14"/>
              </w:rPr>
              <w:t>8.910558</w:t>
            </w:r>
          </w:p>
        </w:tc>
      </w:tr>
      <w:tr w:rsidR="00E61C3A" w:rsidRPr="00E61C3A" w14:paraId="075B86D0" w14:textId="77777777" w:rsidTr="00E61C3A">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254EB6E" w14:textId="2309A177" w:rsidR="00E61C3A" w:rsidRPr="00E61C3A" w:rsidRDefault="00E61C3A" w:rsidP="00D8648B">
            <w:pPr>
              <w:jc w:val="both"/>
              <w:rPr>
                <w:sz w:val="14"/>
                <w:szCs w:val="14"/>
              </w:rPr>
            </w:pPr>
            <w:r w:rsidRPr="00E61C3A">
              <w:rPr>
                <w:sz w:val="14"/>
                <w:szCs w:val="14"/>
              </w:rPr>
              <w:t>Upper</w:t>
            </w:r>
            <w:r>
              <w:rPr>
                <w:sz w:val="14"/>
                <w:szCs w:val="14"/>
              </w:rPr>
              <w:t xml:space="preserve"> </w:t>
            </w:r>
            <w:r w:rsidRPr="00E61C3A">
              <w:rPr>
                <w:sz w:val="14"/>
                <w:szCs w:val="14"/>
              </w:rPr>
              <w:t>middle</w:t>
            </w:r>
            <w:r>
              <w:rPr>
                <w:sz w:val="14"/>
                <w:szCs w:val="14"/>
              </w:rPr>
              <w:t xml:space="preserve"> </w:t>
            </w:r>
            <w:r w:rsidRPr="00E61C3A">
              <w:rPr>
                <w:sz w:val="14"/>
                <w:szCs w:val="14"/>
              </w:rPr>
              <w:t>income</w:t>
            </w:r>
          </w:p>
        </w:tc>
        <w:tc>
          <w:tcPr>
            <w:tcW w:w="0" w:type="auto"/>
          </w:tcPr>
          <w:p w14:paraId="4ED8B64C" w14:textId="77777777" w:rsidR="00E61C3A" w:rsidRPr="00E61C3A" w:rsidRDefault="00E61C3A" w:rsidP="00E61C3A">
            <w:pPr>
              <w:jc w:val="center"/>
              <w:cnfStyle w:val="000000000000" w:firstRow="0" w:lastRow="0" w:firstColumn="0" w:lastColumn="0" w:oddVBand="0" w:evenVBand="0" w:oddHBand="0" w:evenHBand="0" w:firstRowFirstColumn="0" w:firstRowLastColumn="0" w:lastRowFirstColumn="0" w:lastRowLastColumn="0"/>
              <w:rPr>
                <w:sz w:val="14"/>
                <w:szCs w:val="14"/>
              </w:rPr>
            </w:pPr>
            <w:r w:rsidRPr="00E61C3A">
              <w:rPr>
                <w:sz w:val="14"/>
                <w:szCs w:val="14"/>
              </w:rPr>
              <w:t>0.67886158</w:t>
            </w:r>
          </w:p>
        </w:tc>
        <w:tc>
          <w:tcPr>
            <w:tcW w:w="0" w:type="auto"/>
          </w:tcPr>
          <w:p w14:paraId="6AD66B8E" w14:textId="77777777" w:rsidR="00E61C3A" w:rsidRPr="00E61C3A" w:rsidRDefault="00E61C3A" w:rsidP="00E61C3A">
            <w:pPr>
              <w:jc w:val="center"/>
              <w:cnfStyle w:val="000000000000" w:firstRow="0" w:lastRow="0" w:firstColumn="0" w:lastColumn="0" w:oddVBand="0" w:evenVBand="0" w:oddHBand="0" w:evenHBand="0" w:firstRowFirstColumn="0" w:firstRowLastColumn="0" w:lastRowFirstColumn="0" w:lastRowLastColumn="0"/>
              <w:rPr>
                <w:sz w:val="14"/>
                <w:szCs w:val="14"/>
              </w:rPr>
            </w:pPr>
            <w:r w:rsidRPr="00E61C3A">
              <w:rPr>
                <w:sz w:val="14"/>
                <w:szCs w:val="14"/>
              </w:rPr>
              <w:t>-0.02360176</w:t>
            </w:r>
          </w:p>
        </w:tc>
        <w:tc>
          <w:tcPr>
            <w:tcW w:w="0" w:type="auto"/>
          </w:tcPr>
          <w:p w14:paraId="3EE920A5" w14:textId="77777777" w:rsidR="00E61C3A" w:rsidRPr="00E61C3A" w:rsidRDefault="00E61C3A" w:rsidP="00E61C3A">
            <w:pPr>
              <w:jc w:val="center"/>
              <w:cnfStyle w:val="000000000000" w:firstRow="0" w:lastRow="0" w:firstColumn="0" w:lastColumn="0" w:oddVBand="0" w:evenVBand="0" w:oddHBand="0" w:evenHBand="0" w:firstRowFirstColumn="0" w:firstRowLastColumn="0" w:lastRowFirstColumn="0" w:lastRowLastColumn="0"/>
              <w:rPr>
                <w:sz w:val="14"/>
                <w:szCs w:val="14"/>
              </w:rPr>
            </w:pPr>
            <w:r w:rsidRPr="00E61C3A">
              <w:rPr>
                <w:sz w:val="14"/>
                <w:szCs w:val="14"/>
              </w:rPr>
              <w:t>8.397259</w:t>
            </w:r>
          </w:p>
        </w:tc>
      </w:tr>
      <w:tr w:rsidR="00E61C3A" w:rsidRPr="00E61C3A" w14:paraId="7883FBD0" w14:textId="77777777" w:rsidTr="00E61C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D4F93A1" w14:textId="60979608" w:rsidR="00E61C3A" w:rsidRPr="00E61C3A" w:rsidRDefault="00E61C3A" w:rsidP="00D8648B">
            <w:pPr>
              <w:jc w:val="both"/>
              <w:rPr>
                <w:sz w:val="14"/>
                <w:szCs w:val="14"/>
              </w:rPr>
            </w:pPr>
            <w:r w:rsidRPr="00E61C3A">
              <w:rPr>
                <w:sz w:val="14"/>
                <w:szCs w:val="14"/>
              </w:rPr>
              <w:t>Lower</w:t>
            </w:r>
            <w:r>
              <w:rPr>
                <w:sz w:val="14"/>
                <w:szCs w:val="14"/>
              </w:rPr>
              <w:t xml:space="preserve"> </w:t>
            </w:r>
            <w:r w:rsidRPr="00E61C3A">
              <w:rPr>
                <w:sz w:val="14"/>
                <w:szCs w:val="14"/>
              </w:rPr>
              <w:t>middle</w:t>
            </w:r>
            <w:r>
              <w:rPr>
                <w:sz w:val="14"/>
                <w:szCs w:val="14"/>
              </w:rPr>
              <w:t xml:space="preserve"> </w:t>
            </w:r>
            <w:r w:rsidRPr="00E61C3A">
              <w:rPr>
                <w:sz w:val="14"/>
                <w:szCs w:val="14"/>
              </w:rPr>
              <w:t>income</w:t>
            </w:r>
          </w:p>
        </w:tc>
        <w:tc>
          <w:tcPr>
            <w:tcW w:w="0" w:type="auto"/>
          </w:tcPr>
          <w:p w14:paraId="50DF7EEC" w14:textId="77777777" w:rsidR="00E61C3A" w:rsidRPr="00E61C3A" w:rsidRDefault="00E61C3A" w:rsidP="00E61C3A">
            <w:pPr>
              <w:jc w:val="center"/>
              <w:cnfStyle w:val="000000100000" w:firstRow="0" w:lastRow="0" w:firstColumn="0" w:lastColumn="0" w:oddVBand="0" w:evenVBand="0" w:oddHBand="1" w:evenHBand="0" w:firstRowFirstColumn="0" w:firstRowLastColumn="0" w:lastRowFirstColumn="0" w:lastRowLastColumn="0"/>
              <w:rPr>
                <w:sz w:val="14"/>
                <w:szCs w:val="14"/>
              </w:rPr>
            </w:pPr>
            <w:r w:rsidRPr="00E61C3A">
              <w:rPr>
                <w:sz w:val="14"/>
                <w:szCs w:val="14"/>
              </w:rPr>
              <w:t>2.72112169</w:t>
            </w:r>
          </w:p>
        </w:tc>
        <w:tc>
          <w:tcPr>
            <w:tcW w:w="0" w:type="auto"/>
          </w:tcPr>
          <w:p w14:paraId="2915121B" w14:textId="77777777" w:rsidR="00E61C3A" w:rsidRPr="00E61C3A" w:rsidRDefault="00E61C3A" w:rsidP="00E61C3A">
            <w:pPr>
              <w:jc w:val="center"/>
              <w:cnfStyle w:val="000000100000" w:firstRow="0" w:lastRow="0" w:firstColumn="0" w:lastColumn="0" w:oddVBand="0" w:evenVBand="0" w:oddHBand="1" w:evenHBand="0" w:firstRowFirstColumn="0" w:firstRowLastColumn="0" w:lastRowFirstColumn="0" w:lastRowLastColumn="0"/>
              <w:rPr>
                <w:sz w:val="14"/>
                <w:szCs w:val="14"/>
              </w:rPr>
            </w:pPr>
            <w:r w:rsidRPr="00E61C3A">
              <w:rPr>
                <w:sz w:val="14"/>
                <w:szCs w:val="14"/>
              </w:rPr>
              <w:t>-0.03693477</w:t>
            </w:r>
          </w:p>
        </w:tc>
        <w:tc>
          <w:tcPr>
            <w:tcW w:w="0" w:type="auto"/>
          </w:tcPr>
          <w:p w14:paraId="28645EA4" w14:textId="77777777" w:rsidR="00E61C3A" w:rsidRPr="00E61C3A" w:rsidRDefault="00E61C3A" w:rsidP="00E61C3A">
            <w:pPr>
              <w:jc w:val="center"/>
              <w:cnfStyle w:val="000000100000" w:firstRow="0" w:lastRow="0" w:firstColumn="0" w:lastColumn="0" w:oddVBand="0" w:evenVBand="0" w:oddHBand="1" w:evenHBand="0" w:firstRowFirstColumn="0" w:firstRowLastColumn="0" w:lastRowFirstColumn="0" w:lastRowLastColumn="0"/>
              <w:rPr>
                <w:sz w:val="14"/>
                <w:szCs w:val="14"/>
              </w:rPr>
            </w:pPr>
            <w:r w:rsidRPr="00E61C3A">
              <w:rPr>
                <w:sz w:val="14"/>
                <w:szCs w:val="14"/>
              </w:rPr>
              <w:t>9.230436</w:t>
            </w:r>
          </w:p>
        </w:tc>
      </w:tr>
      <w:tr w:rsidR="00E61C3A" w:rsidRPr="00E61C3A" w14:paraId="3FF675D4" w14:textId="77777777" w:rsidTr="00E61C3A">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A604688" w14:textId="33F06378" w:rsidR="00E61C3A" w:rsidRPr="00E61C3A" w:rsidRDefault="00E61C3A" w:rsidP="00D8648B">
            <w:pPr>
              <w:jc w:val="both"/>
              <w:rPr>
                <w:sz w:val="14"/>
                <w:szCs w:val="14"/>
              </w:rPr>
            </w:pPr>
            <w:r w:rsidRPr="00E61C3A">
              <w:rPr>
                <w:sz w:val="14"/>
                <w:szCs w:val="14"/>
              </w:rPr>
              <w:t>Low</w:t>
            </w:r>
            <w:r>
              <w:rPr>
                <w:sz w:val="14"/>
                <w:szCs w:val="14"/>
              </w:rPr>
              <w:t xml:space="preserve"> </w:t>
            </w:r>
            <w:r w:rsidRPr="00E61C3A">
              <w:rPr>
                <w:sz w:val="14"/>
                <w:szCs w:val="14"/>
              </w:rPr>
              <w:t>income</w:t>
            </w:r>
          </w:p>
        </w:tc>
        <w:tc>
          <w:tcPr>
            <w:tcW w:w="0" w:type="auto"/>
          </w:tcPr>
          <w:p w14:paraId="5A7EC5DE" w14:textId="77777777" w:rsidR="00E61C3A" w:rsidRPr="00E61C3A" w:rsidRDefault="00E61C3A" w:rsidP="00E61C3A">
            <w:pPr>
              <w:jc w:val="center"/>
              <w:cnfStyle w:val="000000000000" w:firstRow="0" w:lastRow="0" w:firstColumn="0" w:lastColumn="0" w:oddVBand="0" w:evenVBand="0" w:oddHBand="0" w:evenHBand="0" w:firstRowFirstColumn="0" w:firstRowLastColumn="0" w:lastRowFirstColumn="0" w:lastRowLastColumn="0"/>
              <w:rPr>
                <w:sz w:val="14"/>
                <w:szCs w:val="14"/>
              </w:rPr>
            </w:pPr>
            <w:r w:rsidRPr="00E61C3A">
              <w:rPr>
                <w:sz w:val="14"/>
                <w:szCs w:val="14"/>
              </w:rPr>
              <w:t>1.09897688</w:t>
            </w:r>
          </w:p>
        </w:tc>
        <w:tc>
          <w:tcPr>
            <w:tcW w:w="0" w:type="auto"/>
          </w:tcPr>
          <w:p w14:paraId="4C79B63B" w14:textId="77777777" w:rsidR="00E61C3A" w:rsidRPr="00E61C3A" w:rsidRDefault="00E61C3A" w:rsidP="00E61C3A">
            <w:pPr>
              <w:jc w:val="center"/>
              <w:cnfStyle w:val="000000000000" w:firstRow="0" w:lastRow="0" w:firstColumn="0" w:lastColumn="0" w:oddVBand="0" w:evenVBand="0" w:oddHBand="0" w:evenHBand="0" w:firstRowFirstColumn="0" w:firstRowLastColumn="0" w:lastRowFirstColumn="0" w:lastRowLastColumn="0"/>
              <w:rPr>
                <w:sz w:val="14"/>
                <w:szCs w:val="14"/>
              </w:rPr>
            </w:pPr>
            <w:r w:rsidRPr="00E61C3A">
              <w:rPr>
                <w:sz w:val="14"/>
                <w:szCs w:val="14"/>
              </w:rPr>
              <w:t>0.59446324</w:t>
            </w:r>
          </w:p>
        </w:tc>
        <w:tc>
          <w:tcPr>
            <w:tcW w:w="0" w:type="auto"/>
          </w:tcPr>
          <w:p w14:paraId="7450D471" w14:textId="77777777" w:rsidR="00E61C3A" w:rsidRPr="00E61C3A" w:rsidRDefault="00E61C3A" w:rsidP="00E61C3A">
            <w:pPr>
              <w:jc w:val="center"/>
              <w:cnfStyle w:val="000000000000" w:firstRow="0" w:lastRow="0" w:firstColumn="0" w:lastColumn="0" w:oddVBand="0" w:evenVBand="0" w:oddHBand="0" w:evenHBand="0" w:firstRowFirstColumn="0" w:firstRowLastColumn="0" w:lastRowFirstColumn="0" w:lastRowLastColumn="0"/>
              <w:rPr>
                <w:sz w:val="14"/>
                <w:szCs w:val="14"/>
              </w:rPr>
            </w:pPr>
            <w:r w:rsidRPr="00E61C3A">
              <w:rPr>
                <w:sz w:val="14"/>
                <w:szCs w:val="14"/>
              </w:rPr>
              <w:t>6.810299</w:t>
            </w:r>
          </w:p>
        </w:tc>
      </w:tr>
    </w:tbl>
    <w:p w14:paraId="349941AA" w14:textId="77777777" w:rsidR="00E61C3A" w:rsidRDefault="00E61C3A" w:rsidP="00E433F7">
      <w:pPr>
        <w:pStyle w:val="Caption"/>
        <w:jc w:val="both"/>
      </w:pPr>
      <w:bookmarkStart w:id="6" w:name="_Ref11764294"/>
    </w:p>
    <w:p w14:paraId="57D6C0C8" w14:textId="692E5506" w:rsidR="00301F11" w:rsidRDefault="007E10E0" w:rsidP="00E433F7">
      <w:pPr>
        <w:pStyle w:val="Caption"/>
        <w:jc w:val="both"/>
      </w:pPr>
      <w:r>
        <w:t xml:space="preserve">Table </w:t>
      </w:r>
      <w:r w:rsidR="00E64E9D">
        <w:fldChar w:fldCharType="begin"/>
      </w:r>
      <w:r w:rsidR="00E64E9D">
        <w:instrText xml:space="preserve"> SEQ Table \* ARABIC </w:instrText>
      </w:r>
      <w:r w:rsidR="00E64E9D">
        <w:fldChar w:fldCharType="separate"/>
      </w:r>
      <w:r w:rsidR="0089017D">
        <w:rPr>
          <w:noProof/>
        </w:rPr>
        <w:t>5</w:t>
      </w:r>
      <w:r w:rsidR="00E64E9D">
        <w:rPr>
          <w:noProof/>
        </w:rPr>
        <w:fldChar w:fldCharType="end"/>
      </w:r>
      <w:bookmarkEnd w:id="6"/>
      <w:r>
        <w:t>: random effects model</w:t>
      </w:r>
      <w:r>
        <w:rPr>
          <w:noProof/>
        </w:rPr>
        <w:t xml:space="preserve"> by </w:t>
      </w:r>
      <w:r w:rsidR="00E61C3A">
        <w:rPr>
          <w:noProof/>
        </w:rPr>
        <w:t xml:space="preserve">income category </w:t>
      </w:r>
    </w:p>
    <w:p w14:paraId="42B97803" w14:textId="00472AF6" w:rsidR="009745F0" w:rsidRDefault="00D10993" w:rsidP="00E433F7">
      <w:pPr>
        <w:jc w:val="both"/>
      </w:pPr>
      <w:r>
        <w:t xml:space="preserve">This model points to some interesting findings. In different wealth categories, extra </w:t>
      </w:r>
      <w:r w:rsidR="0096003A">
        <w:t>investment</w:t>
      </w:r>
      <w:r>
        <w:t xml:space="preserve"> into </w:t>
      </w:r>
      <w:r w:rsidR="00A5769C">
        <w:t xml:space="preserve">R&amp;D activity, and higher education </w:t>
      </w:r>
      <w:r>
        <w:t xml:space="preserve">have very </w:t>
      </w:r>
      <w:r w:rsidR="0096003A">
        <w:t>different</w:t>
      </w:r>
      <w:r>
        <w:t xml:space="preserve"> impact. In wealthy countries </w:t>
      </w:r>
      <w:r w:rsidR="009B123D">
        <w:t>ext</w:t>
      </w:r>
      <w:r w:rsidR="00A5769C">
        <w:t>ra investment into these activi</w:t>
      </w:r>
      <w:r w:rsidR="009B123D">
        <w:t xml:space="preserve">ties is associated with lower download volumes, while in low income countries the effect is exactly the opposite: higher investment into knowledge intensive social domains actually generates more demand for black market </w:t>
      </w:r>
      <w:r w:rsidR="00A5769C">
        <w:t>knowledge</w:t>
      </w:r>
      <w:r w:rsidR="009B123D">
        <w:t xml:space="preserve">. </w:t>
      </w:r>
      <w:r w:rsidR="00246BC2">
        <w:t xml:space="preserve">The reason for that is straightforward. In wealthy </w:t>
      </w:r>
      <w:r w:rsidR="0096003A">
        <w:t>countries</w:t>
      </w:r>
      <w:r w:rsidR="00246BC2">
        <w:t xml:space="preserve">, extra money spent of knowledge intensive </w:t>
      </w:r>
      <w:r w:rsidR="0096003A">
        <w:t>activities</w:t>
      </w:r>
      <w:r w:rsidR="00246BC2">
        <w:t xml:space="preserve"> is more likely to include spending on </w:t>
      </w:r>
      <w:r w:rsidR="0096003A">
        <w:t>infrastructures</w:t>
      </w:r>
      <w:r w:rsidR="00246BC2">
        <w:t xml:space="preserve"> of </w:t>
      </w:r>
      <w:r w:rsidR="00E61C3A">
        <w:t xml:space="preserve">legal </w:t>
      </w:r>
      <w:r w:rsidR="00246BC2">
        <w:t xml:space="preserve">access, lessening the need for grey market </w:t>
      </w:r>
      <w:r w:rsidR="00A5769C">
        <w:t>venues</w:t>
      </w:r>
      <w:r w:rsidR="00246BC2">
        <w:t xml:space="preserve">. On the other hand, in low income </w:t>
      </w:r>
      <w:r w:rsidR="0096003A">
        <w:t>countries</w:t>
      </w:r>
      <w:r w:rsidR="00246BC2">
        <w:t xml:space="preserve">, where the infrastructure </w:t>
      </w:r>
      <w:r w:rsidR="0096003A">
        <w:t>is most p</w:t>
      </w:r>
      <w:r w:rsidR="00A5769C">
        <w:t>robably the mo</w:t>
      </w:r>
      <w:r w:rsidR="00246BC2">
        <w:t xml:space="preserve">st lacking, </w:t>
      </w:r>
      <w:r w:rsidR="00474D71">
        <w:t>any step to increase the knowledge intensive</w:t>
      </w:r>
      <w:r w:rsidR="0096003A">
        <w:t xml:space="preserve"> domains is likely to hit infra</w:t>
      </w:r>
      <w:r w:rsidR="00474D71">
        <w:t>s</w:t>
      </w:r>
      <w:r w:rsidR="0096003A">
        <w:t>tructu</w:t>
      </w:r>
      <w:r w:rsidR="00474D71">
        <w:t xml:space="preserve">ral </w:t>
      </w:r>
      <w:r w:rsidR="0096003A">
        <w:t>constraints</w:t>
      </w:r>
      <w:r w:rsidR="00474D71">
        <w:t xml:space="preserve">, leaving some of the demand at the </w:t>
      </w:r>
      <w:r w:rsidR="0096003A">
        <w:t>mercy</w:t>
      </w:r>
      <w:r w:rsidR="00474D71">
        <w:t xml:space="preserve"> of access provided by shadow libraries</w:t>
      </w:r>
    </w:p>
    <w:p w14:paraId="6CB640C2" w14:textId="6B05BEB1" w:rsidR="00165C2B" w:rsidRDefault="0096003A" w:rsidP="00E433F7">
      <w:pPr>
        <w:jc w:val="both"/>
      </w:pPr>
      <w:r>
        <w:t>At first sight</w:t>
      </w:r>
      <w:r w:rsidR="007306BB">
        <w:t>,</w:t>
      </w:r>
      <w:r>
        <w:t xml:space="preserve"> the global models did</w:t>
      </w:r>
      <w:r w:rsidR="00150752">
        <w:t xml:space="preserve"> not support our first hypothesis, that </w:t>
      </w:r>
      <w:r w:rsidR="00E13807">
        <w:t xml:space="preserve">countries with less resources to spend </w:t>
      </w:r>
      <w:r w:rsidR="0084672A">
        <w:t xml:space="preserve">on </w:t>
      </w:r>
      <w:r w:rsidR="00E13807">
        <w:t xml:space="preserve">research and higher education would be more intense users of shadow libraries to offset their </w:t>
      </w:r>
      <w:r w:rsidR="00E13807">
        <w:lastRenderedPageBreak/>
        <w:t xml:space="preserve">infrastructural </w:t>
      </w:r>
      <w:r w:rsidR="005208DB">
        <w:t>limitations. On the</w:t>
      </w:r>
      <w:r>
        <w:t xml:space="preserve"> contrary, our </w:t>
      </w:r>
      <w:r w:rsidR="00795FA7">
        <w:t xml:space="preserve">early </w:t>
      </w:r>
      <w:r>
        <w:t>findings suggested</w:t>
      </w:r>
      <w:r w:rsidR="005208DB">
        <w:t xml:space="preserve"> that </w:t>
      </w:r>
      <w:r w:rsidR="002B7880">
        <w:t>the wealthier countries are also more intensive shadow library users by GDP per capita, tertiary enrollment, or research expenditure.</w:t>
      </w:r>
      <w:r w:rsidR="00720A43">
        <w:t xml:space="preserve"> At the aggregation level of individual coun</w:t>
      </w:r>
      <w:r w:rsidR="009447EF">
        <w:t xml:space="preserve">tries this is hardly surprising: access to knowledge is only one element in the complex infrastructural mix which then produces demand for the knowledge shadow libraries may offer. </w:t>
      </w:r>
    </w:p>
    <w:p w14:paraId="3D207106" w14:textId="367F3176" w:rsidR="00165C2B" w:rsidRDefault="00165C2B" w:rsidP="00E433F7">
      <w:pPr>
        <w:jc w:val="both"/>
      </w:pPr>
      <w:r>
        <w:t>We arrive to a more nuanced conditions, if we start to disaggregate the impact of weal</w:t>
      </w:r>
      <w:r w:rsidR="00795FA7">
        <w:t>th</w:t>
      </w:r>
      <w:r w:rsidR="00771ED2">
        <w:t xml:space="preserve"> through finding various proxies of general developments.</w:t>
      </w:r>
      <w:r>
        <w:t xml:space="preserve"> The intuition behind this approach is that </w:t>
      </w:r>
      <w:r w:rsidR="00553E20">
        <w:t xml:space="preserve">investment into </w:t>
      </w:r>
      <w:r w:rsidR="00771ED2">
        <w:t xml:space="preserve">knowledge intensive </w:t>
      </w:r>
      <w:r w:rsidR="00834F9C">
        <w:t>societal domains, like</w:t>
      </w:r>
      <w:r w:rsidR="00650061">
        <w:t xml:space="preserve"> </w:t>
      </w:r>
      <w:r w:rsidR="00834F9C">
        <w:t>R&amp;D and higher education serve different purposes and have different effects at different stages of development. In low income countries higher investment may lead to higher knowledge absorption capacity</w:t>
      </w:r>
      <w:r w:rsidR="001A69E7">
        <w:t xml:space="preserve">, which may not be met with appropriate infrastructural </w:t>
      </w:r>
      <w:r w:rsidR="0084672A">
        <w:t>support</w:t>
      </w:r>
      <w:r w:rsidR="001A69E7">
        <w:t xml:space="preserve">. This means that low income countries </w:t>
      </w:r>
      <w:r w:rsidR="00B97F52">
        <w:t>generate</w:t>
      </w:r>
      <w:r w:rsidR="001A69E7">
        <w:t xml:space="preserve"> </w:t>
      </w:r>
      <w:r w:rsidR="00B97F52">
        <w:t xml:space="preserve">less </w:t>
      </w:r>
      <w:r w:rsidR="001A69E7">
        <w:t>shadow library usage</w:t>
      </w:r>
      <w:r w:rsidR="00B97F52">
        <w:t xml:space="preserve"> in general, </w:t>
      </w:r>
      <w:r w:rsidR="001A69E7">
        <w:t>but within that group, larger investment into knowledge intensive activities have greater and positive impact o</w:t>
      </w:r>
      <w:r w:rsidR="00650061">
        <w:t>n usage. In high income count</w:t>
      </w:r>
      <w:r w:rsidR="001A69E7">
        <w:t>ries, the logic is the opposite. While they have larger per capita demand, larger investment in knowledge intensive activities does not further increase black market demand. On the contrary, since extra investment most probably creates better infrastructural conditions</w:t>
      </w:r>
      <w:r w:rsidR="007306BB">
        <w:t>,</w:t>
      </w:r>
      <w:r w:rsidR="001A69E7">
        <w:t xml:space="preserve"> rather than extra knowledge absorption capacity, </w:t>
      </w:r>
      <w:r w:rsidR="00627B63">
        <w:t xml:space="preserve">larger investment leads to relatively lower </w:t>
      </w:r>
      <w:proofErr w:type="gramStart"/>
      <w:r w:rsidR="00627B63">
        <w:t>black market</w:t>
      </w:r>
      <w:proofErr w:type="gramEnd"/>
      <w:r w:rsidR="00627B63">
        <w:t xml:space="preserve"> demand.</w:t>
      </w:r>
    </w:p>
    <w:p w14:paraId="417710D4" w14:textId="4CD27A57" w:rsidR="008A0669" w:rsidRDefault="00627B63" w:rsidP="00E433F7">
      <w:pPr>
        <w:jc w:val="both"/>
      </w:pPr>
      <w:r>
        <w:t xml:space="preserve">In summary, </w:t>
      </w:r>
      <w:r w:rsidR="00F21BCA">
        <w:t xml:space="preserve">having access to a virtually unconstrained source of knowledge may not automatically </w:t>
      </w:r>
      <w:r w:rsidR="00431321">
        <w:t xml:space="preserve">be able to deliver all the </w:t>
      </w:r>
      <w:r w:rsidR="00E026CC">
        <w:t>potential be</w:t>
      </w:r>
      <w:r w:rsidR="00270EB7">
        <w:t>nef</w:t>
      </w:r>
      <w:r w:rsidR="00431321">
        <w:t>its. The impact of wealth manifests itself in t</w:t>
      </w:r>
      <w:r w:rsidR="007306BB">
        <w:t>w</w:t>
      </w:r>
      <w:r w:rsidR="00431321">
        <w:t>o forms. On the one hand</w:t>
      </w:r>
      <w:r w:rsidR="007306BB">
        <w:t>,</w:t>
      </w:r>
      <w:r w:rsidR="00431321">
        <w:t xml:space="preserve"> </w:t>
      </w:r>
      <w:r w:rsidR="006001AA">
        <w:t xml:space="preserve">wealth creates knowledge demand through </w:t>
      </w:r>
      <w:r w:rsidR="008A0669">
        <w:t xml:space="preserve">knowledge intensive institutions, and knowledge demanding social strata. </w:t>
      </w:r>
      <w:r w:rsidR="001D0BCD">
        <w:t xml:space="preserve">While wealth </w:t>
      </w:r>
      <w:r w:rsidR="006001AA">
        <w:t xml:space="preserve">produces knowledge absorption capacity, </w:t>
      </w:r>
      <w:r w:rsidR="001D0BCD">
        <w:t>it may or may not establish the institutions to service that demand. T</w:t>
      </w:r>
      <w:r w:rsidR="00BC3CB5">
        <w:t>he infrastructure</w:t>
      </w:r>
      <w:r w:rsidR="008104E9">
        <w:t xml:space="preserve"> of legal access may </w:t>
      </w:r>
      <w:r w:rsidR="0005780E">
        <w:t xml:space="preserve">be </w:t>
      </w:r>
      <w:r w:rsidR="00DA20DC">
        <w:t xml:space="preserve">lagging behind the growth of this demand, </w:t>
      </w:r>
      <w:r w:rsidR="006F26D2">
        <w:t xml:space="preserve">creating the conditions for shadow library use. </w:t>
      </w:r>
      <w:r w:rsidR="00675D7B">
        <w:t xml:space="preserve">It seems that only at higher income levels </w:t>
      </w:r>
      <w:r w:rsidR="00B54A2E">
        <w:t xml:space="preserve">the </w:t>
      </w:r>
      <w:r w:rsidR="00142A93">
        <w:t>extra investment in kn</w:t>
      </w:r>
      <w:r w:rsidR="006F26D2">
        <w:t>o</w:t>
      </w:r>
      <w:r w:rsidR="00142A93">
        <w:t>w</w:t>
      </w:r>
      <w:r w:rsidR="006F26D2">
        <w:t>l</w:t>
      </w:r>
      <w:r w:rsidR="00142A93">
        <w:t>e</w:t>
      </w:r>
      <w:r w:rsidR="006F26D2">
        <w:t xml:space="preserve">dge intensive domains </w:t>
      </w:r>
      <w:r w:rsidR="00B54A2E">
        <w:t xml:space="preserve">is able to create the adequate access infrastructures which ultimately </w:t>
      </w:r>
      <w:r w:rsidR="007306BB">
        <w:t xml:space="preserve">moderate </w:t>
      </w:r>
      <w:r w:rsidR="006F26D2">
        <w:t>shadow library use</w:t>
      </w:r>
      <w:r w:rsidR="00142A93">
        <w:t xml:space="preserve">. </w:t>
      </w:r>
    </w:p>
    <w:p w14:paraId="7B1FDD66" w14:textId="388B15FD" w:rsidR="00142A93" w:rsidRDefault="00142A93" w:rsidP="00E433F7">
      <w:pPr>
        <w:jc w:val="both"/>
      </w:pPr>
      <w:r>
        <w:t>Our hypothesis</w:t>
      </w:r>
      <w:r w:rsidR="000D7017">
        <w:t>, in its original form,</w:t>
      </w:r>
      <w:r>
        <w:t xml:space="preserve"> is </w:t>
      </w:r>
      <w:r w:rsidR="000D7017">
        <w:t xml:space="preserve">only supported among high income countries. But the larger impact of </w:t>
      </w:r>
      <w:r w:rsidR="00FB7FEE">
        <w:t xml:space="preserve">R&amp;D and educational investment on downloads in low income countries </w:t>
      </w:r>
      <w:r w:rsidR="00A3113F">
        <w:t xml:space="preserve">also lends support to this hypothesis, albeit is a slightly different form. </w:t>
      </w:r>
      <w:r w:rsidR="00C20438">
        <w:t>I</w:t>
      </w:r>
      <w:r w:rsidR="002C7AFE">
        <w:t>n</w:t>
      </w:r>
      <w:r w:rsidR="00C20438">
        <w:t xml:space="preserve"> low income countries </w:t>
      </w:r>
      <w:r w:rsidR="00A3113F">
        <w:t xml:space="preserve">the per capita download </w:t>
      </w:r>
      <w:r w:rsidR="00C20438">
        <w:t xml:space="preserve">starts at a </w:t>
      </w:r>
      <w:r w:rsidR="00A3113F">
        <w:t>lower base</w:t>
      </w:r>
      <w:r w:rsidR="00C20438">
        <w:t xml:space="preserve">, because </w:t>
      </w:r>
      <w:r w:rsidR="00A3113F">
        <w:t xml:space="preserve">the knowledge absorption capacity of these countries is limited, but </w:t>
      </w:r>
      <w:r w:rsidR="000E47B5">
        <w:t xml:space="preserve">any </w:t>
      </w:r>
      <w:r w:rsidR="00C20438">
        <w:t xml:space="preserve">wealth induced </w:t>
      </w:r>
      <w:r w:rsidR="000E47B5">
        <w:t xml:space="preserve">growth in that capacity creates </w:t>
      </w:r>
      <w:r w:rsidR="00731125">
        <w:t xml:space="preserve">comparatively </w:t>
      </w:r>
      <w:r w:rsidR="000E47B5">
        <w:t>larger</w:t>
      </w:r>
      <w:r w:rsidR="00731125">
        <w:t xml:space="preserve"> demand in the shadow libraries.</w:t>
      </w:r>
    </w:p>
    <w:p w14:paraId="75A3B39F" w14:textId="77777777" w:rsidR="00547568" w:rsidRDefault="00547568" w:rsidP="00E433F7">
      <w:pPr>
        <w:jc w:val="both"/>
        <w:rPr>
          <w:b/>
        </w:rPr>
      </w:pPr>
    </w:p>
    <w:p w14:paraId="0BCC42EF" w14:textId="77777777" w:rsidR="008B60E0" w:rsidRDefault="008B60E0">
      <w:pPr>
        <w:rPr>
          <w:b/>
        </w:rPr>
      </w:pPr>
      <w:r>
        <w:rPr>
          <w:b/>
        </w:rPr>
        <w:br w:type="page"/>
      </w:r>
    </w:p>
    <w:p w14:paraId="528C91A9" w14:textId="23426213" w:rsidR="00547568" w:rsidRPr="00547568" w:rsidRDefault="00547568" w:rsidP="001C120B">
      <w:pPr>
        <w:pStyle w:val="Heading1"/>
        <w:numPr>
          <w:ilvl w:val="0"/>
          <w:numId w:val="3"/>
        </w:numPr>
      </w:pPr>
      <w:r w:rsidRPr="00547568">
        <w:lastRenderedPageBreak/>
        <w:t>The European models</w:t>
      </w:r>
    </w:p>
    <w:p w14:paraId="7B451A58" w14:textId="77777777" w:rsidR="008B60E0" w:rsidRDefault="008B60E0" w:rsidP="00E433F7">
      <w:pPr>
        <w:jc w:val="both"/>
      </w:pPr>
    </w:p>
    <w:p w14:paraId="3DB7797C" w14:textId="6425E647" w:rsidR="00666BBB" w:rsidRDefault="0040254B" w:rsidP="00E433F7">
      <w:pPr>
        <w:jc w:val="both"/>
      </w:pPr>
      <w:r>
        <w:t xml:space="preserve">In </w:t>
      </w:r>
      <w:r w:rsidR="00547568">
        <w:t xml:space="preserve">this </w:t>
      </w:r>
      <w:r>
        <w:t xml:space="preserve">section we focus only on downloads form </w:t>
      </w:r>
      <w:r w:rsidR="001C3088">
        <w:t>within the European Union. This allows us to address many limitations of the global models. First, we can zoom in</w:t>
      </w:r>
      <w:r w:rsidR="005344CD">
        <w:t xml:space="preserve">to regional levels. Geolocation </w:t>
      </w:r>
      <w:r w:rsidR="00327BFB">
        <w:t>tends to work</w:t>
      </w:r>
      <w:r w:rsidR="005344CD">
        <w:t xml:space="preserve"> better in Europe, </w:t>
      </w:r>
      <w:r w:rsidR="00327BFB">
        <w:t xml:space="preserve">so we can be more confident </w:t>
      </w:r>
      <w:r w:rsidR="009D7D38">
        <w:t xml:space="preserve">of the geographic location of a particular download, and allow us to zoom into sub-national </w:t>
      </w:r>
      <w:r w:rsidR="00101C7F">
        <w:t>socio-economic units</w:t>
      </w:r>
      <w:r w:rsidR="00BB3942">
        <w:rPr>
          <w:rStyle w:val="FootnoteReference"/>
        </w:rPr>
        <w:footnoteReference w:id="9"/>
      </w:r>
      <w:r w:rsidR="009D7D38">
        <w:t xml:space="preserve">. </w:t>
      </w:r>
      <w:r w:rsidR="009F555A">
        <w:t xml:space="preserve">Second, </w:t>
      </w:r>
      <w:r w:rsidR="005903C9">
        <w:t xml:space="preserve">due to a number of </w:t>
      </w:r>
      <w:r w:rsidR="00756ACC">
        <w:t xml:space="preserve">datasets produced by Eurostat, </w:t>
      </w:r>
      <w:r w:rsidR="005903C9">
        <w:t xml:space="preserve">we have a much better choice of institutional, economic, and attitudinal variables we can include in our models. </w:t>
      </w:r>
      <w:r w:rsidR="00756ACC">
        <w:t xml:space="preserve">Third, the authors being from the Union, we have </w:t>
      </w:r>
      <w:r w:rsidR="00666BBB">
        <w:t>the advantage of the home field</w:t>
      </w:r>
      <w:r w:rsidR="00F80FB0">
        <w:t xml:space="preserve"> to interpret results</w:t>
      </w:r>
      <w:r w:rsidR="00666BBB">
        <w:t>.</w:t>
      </w:r>
    </w:p>
    <w:p w14:paraId="1057EE5A" w14:textId="33F8562B" w:rsidR="000E04ED" w:rsidRDefault="003B15C2" w:rsidP="00E433F7">
      <w:pPr>
        <w:jc w:val="both"/>
        <w:rPr>
          <w:bCs/>
        </w:rPr>
      </w:pPr>
      <w:r w:rsidRPr="00103D52">
        <w:rPr>
          <w:bCs/>
        </w:rPr>
        <w:t>The European Union is the world</w:t>
      </w:r>
      <w:r w:rsidR="00830B86">
        <w:rPr>
          <w:bCs/>
        </w:rPr>
        <w:t>’</w:t>
      </w:r>
      <w:r w:rsidRPr="00103D52">
        <w:rPr>
          <w:bCs/>
        </w:rPr>
        <w:t>s largest harmonized st</w:t>
      </w:r>
      <w:r>
        <w:rPr>
          <w:bCs/>
        </w:rPr>
        <w:t>atistical data collection area</w:t>
      </w:r>
      <w:r w:rsidR="00F80FB0">
        <w:rPr>
          <w:bCs/>
        </w:rPr>
        <w:t xml:space="preserve"> with four levels of </w:t>
      </w:r>
      <w:r w:rsidR="00847944">
        <w:rPr>
          <w:bCs/>
        </w:rPr>
        <w:t xml:space="preserve">statistical aggregation starting from national (NUTS0) level to very small territorial units down to NUTS3 level. </w:t>
      </w:r>
      <w:r>
        <w:rPr>
          <w:bCs/>
        </w:rPr>
        <w:t xml:space="preserve"> </w:t>
      </w:r>
      <w:r w:rsidR="00103D52">
        <w:rPr>
          <w:bCs/>
        </w:rPr>
        <w:t>W</w:t>
      </w:r>
      <w:r w:rsidR="00103D52" w:rsidRPr="00103D52">
        <w:rPr>
          <w:bCs/>
        </w:rPr>
        <w:t>e selected the NUTS2 regions of the European Union for our environmental analysis. The NUTS2 regions were created for socio-economic statistical purposes and they are designed to maximize intra-unit homogeneity. While NUTS2 social and economic data is not always complete, partly because NUTS2 boundaries change relatively frequently, usually we can still work with 1</w:t>
      </w:r>
      <w:r w:rsidR="00847944">
        <w:rPr>
          <w:bCs/>
        </w:rPr>
        <w:t>40</w:t>
      </w:r>
      <w:r w:rsidR="00103D52" w:rsidRPr="00103D52">
        <w:rPr>
          <w:bCs/>
        </w:rPr>
        <w:t>-</w:t>
      </w:r>
      <w:r w:rsidR="00847944">
        <w:rPr>
          <w:bCs/>
        </w:rPr>
        <w:t>260</w:t>
      </w:r>
      <w:r w:rsidR="00847944" w:rsidRPr="00103D52">
        <w:rPr>
          <w:bCs/>
        </w:rPr>
        <w:t xml:space="preserve"> </w:t>
      </w:r>
      <w:r w:rsidR="00103D52" w:rsidRPr="00103D52">
        <w:rPr>
          <w:bCs/>
        </w:rPr>
        <w:t xml:space="preserve">territories. </w:t>
      </w:r>
      <w:r>
        <w:rPr>
          <w:bCs/>
        </w:rPr>
        <w:t>T</w:t>
      </w:r>
      <w:r w:rsidR="00103D52" w:rsidRPr="00103D52">
        <w:rPr>
          <w:bCs/>
        </w:rPr>
        <w:t>he Eurobarometer or the European Social Survey is designed to represent NUTS</w:t>
      </w:r>
      <w:r w:rsidR="00CA4E54">
        <w:rPr>
          <w:bCs/>
        </w:rPr>
        <w:t>0</w:t>
      </w:r>
      <w:r w:rsidR="00103D52" w:rsidRPr="00103D52">
        <w:rPr>
          <w:bCs/>
        </w:rPr>
        <w:t xml:space="preserve"> (country) levels but </w:t>
      </w:r>
      <w:r w:rsidR="00CA4E54">
        <w:rPr>
          <w:bCs/>
        </w:rPr>
        <w:t xml:space="preserve">apart from larger countries </w:t>
      </w:r>
      <w:r w:rsidR="00103D52" w:rsidRPr="00103D52">
        <w:rPr>
          <w:bCs/>
        </w:rPr>
        <w:t>can be re-aggregated at NUTS2 levels with relatively little bias.</w:t>
      </w:r>
      <w:r w:rsidR="000E04ED">
        <w:rPr>
          <w:bCs/>
        </w:rPr>
        <w:t xml:space="preserve"> </w:t>
      </w:r>
      <w:r w:rsidR="00103D52" w:rsidRPr="00103D52">
        <w:rPr>
          <w:bCs/>
        </w:rPr>
        <w:t>The NUTS2 level is a good compromise between NUTS</w:t>
      </w:r>
      <w:r w:rsidR="00CA4E54">
        <w:rPr>
          <w:bCs/>
        </w:rPr>
        <w:t>0</w:t>
      </w:r>
      <w:r w:rsidR="00103D52" w:rsidRPr="00103D52">
        <w:rPr>
          <w:bCs/>
        </w:rPr>
        <w:t xml:space="preserve"> (country) and the much smaller NUTS3 levels. While NUTS3 levels would allow the comparison of about a thousand environments, we have far less data available on NUTS3 level. Furthermore, on NUTS3 level would need to tackle problems of non-normal distribution, because on NUTS3 level our data becomes asymmetric: the higher values can be very far from the mean NUTS3 download count, but the low levels can never be smaller than zero.</w:t>
      </w:r>
      <w:r w:rsidR="00B56DE7">
        <w:rPr>
          <w:bCs/>
        </w:rPr>
        <w:t xml:space="preserve"> </w:t>
      </w:r>
      <w:ins w:id="7" w:author="Daniel Antal [2]" w:date="2020-05-17T10:46:00Z">
        <w:r w:rsidR="00EF2E10">
          <w:rPr>
            <w:bCs/>
          </w:rPr>
          <w:t xml:space="preserve"> And the high level of precision would be elusive: many people bring their laptop to work and back to home, often crossing NUTS3 region boundaries; but on NUTS2 level boundary crossings in daily life are unlikely. Therefo</w:t>
        </w:r>
      </w:ins>
      <w:ins w:id="8" w:author="Daniel Antal [2]" w:date="2020-05-17T10:47:00Z">
        <w:r w:rsidR="00EF2E10">
          <w:rPr>
            <w:bCs/>
          </w:rPr>
          <w:t xml:space="preserve">re, we aggregated the download data over the NUTS2 boundaries, joined them with environmental data, </w:t>
        </w:r>
      </w:ins>
      <w:del w:id="9" w:author="Daniel Antal [2]" w:date="2020-05-17T10:47:00Z">
        <w:r w:rsidR="00B56DE7" w:rsidDel="00EF2E10">
          <w:rPr>
            <w:bCs/>
          </w:rPr>
          <w:delText xml:space="preserve">We </w:delText>
        </w:r>
      </w:del>
      <w:r w:rsidR="00B56DE7">
        <w:rPr>
          <w:bCs/>
        </w:rPr>
        <w:t xml:space="preserve">imputed </w:t>
      </w:r>
      <w:r w:rsidR="001835AB">
        <w:rPr>
          <w:bCs/>
        </w:rPr>
        <w:t xml:space="preserve">missing variables, </w:t>
      </w:r>
      <w:r w:rsidR="00B56DE7">
        <w:rPr>
          <w:bCs/>
        </w:rPr>
        <w:t>and normalized the data.</w:t>
      </w:r>
      <w:r w:rsidR="00B65CFE">
        <w:rPr>
          <w:rStyle w:val="FootnoteReference"/>
          <w:bCs/>
        </w:rPr>
        <w:footnoteReference w:id="10"/>
      </w:r>
      <w:r w:rsidR="00B56DE7">
        <w:rPr>
          <w:bCs/>
        </w:rPr>
        <w:t xml:space="preserve"> These processes are described in more detail in the supplementary material on methods.</w:t>
      </w:r>
    </w:p>
    <w:p w14:paraId="79FD3671" w14:textId="77777777" w:rsidR="007C06D2" w:rsidRPr="00614A0B" w:rsidRDefault="007C06D2" w:rsidP="007C06D2">
      <w:pPr>
        <w:jc w:val="both"/>
        <w:rPr>
          <w:bCs/>
        </w:rPr>
      </w:pPr>
      <w:r>
        <w:rPr>
          <w:bCs/>
        </w:rPr>
        <w:lastRenderedPageBreak/>
        <w:t>For the European models we used the following data from Eurostat</w:t>
      </w:r>
      <w:r>
        <w:rPr>
          <w:rStyle w:val="FootnoteReference"/>
          <w:bCs/>
        </w:rPr>
        <w:footnoteReference w:id="11"/>
      </w:r>
      <w:r>
        <w:rPr>
          <w:bCs/>
        </w:rPr>
        <w:t>, and the Eurobarometer</w:t>
      </w:r>
      <w:commentRangeStart w:id="19"/>
      <w:r>
        <w:rPr>
          <w:rStyle w:val="FootnoteReference"/>
          <w:bCs/>
        </w:rPr>
        <w:footnoteReference w:id="12"/>
      </w:r>
      <w:commentRangeEnd w:id="19"/>
      <w:r w:rsidR="00CE4FFB">
        <w:rPr>
          <w:rStyle w:val="CommentReference"/>
        </w:rPr>
        <w:commentReference w:id="19"/>
      </w:r>
      <w:r>
        <w:rPr>
          <w:bCs/>
        </w:rPr>
        <w:t xml:space="preserve"> (we included a detailed list of all variables in Appendix 1)</w:t>
      </w:r>
      <w:r w:rsidRPr="00614A0B">
        <w:rPr>
          <w:bCs/>
        </w:rPr>
        <w:t>:</w:t>
      </w:r>
    </w:p>
    <w:p w14:paraId="021E750E" w14:textId="77777777" w:rsidR="007C06D2" w:rsidRPr="00614A0B" w:rsidRDefault="007C06D2" w:rsidP="007C06D2">
      <w:pPr>
        <w:pStyle w:val="ListParagraph"/>
        <w:numPr>
          <w:ilvl w:val="0"/>
          <w:numId w:val="2"/>
        </w:numPr>
        <w:jc w:val="both"/>
        <w:rPr>
          <w:bCs/>
        </w:rPr>
      </w:pPr>
      <w:r w:rsidRPr="00614A0B">
        <w:rPr>
          <w:bCs/>
        </w:rPr>
        <w:t>Size of the environment, such as land area of the NUT2 areas, or the population groups such as total adults, total inhabitants, total researchers per NUT2 region.</w:t>
      </w:r>
    </w:p>
    <w:p w14:paraId="657D520E" w14:textId="77777777" w:rsidR="007C06D2" w:rsidRPr="00614A0B" w:rsidRDefault="007C06D2" w:rsidP="007C06D2">
      <w:pPr>
        <w:pStyle w:val="ListParagraph"/>
        <w:numPr>
          <w:ilvl w:val="0"/>
          <w:numId w:val="2"/>
        </w:numPr>
        <w:jc w:val="both"/>
        <w:rPr>
          <w:bCs/>
        </w:rPr>
      </w:pPr>
      <w:r w:rsidRPr="00614A0B">
        <w:rPr>
          <w:bCs/>
        </w:rPr>
        <w:t>Description of the socio-economic environment on a macro level such as GDP, household income of the NUTS2 area, or research, innovation spending within the area that affect more closely to the research and academic tuition environment.</w:t>
      </w:r>
    </w:p>
    <w:p w14:paraId="13C1D73B" w14:textId="675177D9" w:rsidR="007C06D2" w:rsidRDefault="007C06D2" w:rsidP="007C06D2">
      <w:pPr>
        <w:pStyle w:val="ListParagraph"/>
        <w:numPr>
          <w:ilvl w:val="0"/>
          <w:numId w:val="2"/>
        </w:numPr>
        <w:jc w:val="both"/>
        <w:rPr>
          <w:ins w:id="20" w:author="Daniel Antal [2]" w:date="2020-05-17T10:49:00Z"/>
          <w:bCs/>
        </w:rPr>
      </w:pPr>
      <w:r w:rsidRPr="00614A0B">
        <w:rPr>
          <w:bCs/>
        </w:rPr>
        <w:t>Computer use data, which is derived from various European surveys about home, work, school access to broadband internet, use of the internet for banking, purchase of paid book and other content, reading news, or the opposite, the size of population who has no access to computers or the internet.</w:t>
      </w:r>
    </w:p>
    <w:p w14:paraId="3B6FAA02" w14:textId="01E6D08D" w:rsidR="00EF2E10" w:rsidRPr="00614A0B" w:rsidRDefault="00EF2E10" w:rsidP="007C06D2">
      <w:pPr>
        <w:pStyle w:val="ListParagraph"/>
        <w:numPr>
          <w:ilvl w:val="0"/>
          <w:numId w:val="2"/>
        </w:numPr>
        <w:jc w:val="both"/>
        <w:rPr>
          <w:bCs/>
        </w:rPr>
      </w:pPr>
      <w:ins w:id="21" w:author="Daniel Antal [2]" w:date="2020-05-17T10:49:00Z">
        <w:r>
          <w:rPr>
            <w:bCs/>
          </w:rPr>
          <w:t>Cultural access and participation variable data</w:t>
        </w:r>
      </w:ins>
      <w:ins w:id="22" w:author="Daniel Antal [2]" w:date="2020-05-17T10:50:00Z">
        <w:r>
          <w:rPr>
            <w:bCs/>
          </w:rPr>
          <w:t xml:space="preserve">, such as visiting a public library at least once a year, reading a book at least once a year, and not visiting public libraries more often because of perceived </w:t>
        </w:r>
        <w:proofErr w:type="gramStart"/>
        <w:r>
          <w:rPr>
            <w:bCs/>
          </w:rPr>
          <w:t>low quality</w:t>
        </w:r>
        <w:proofErr w:type="gramEnd"/>
        <w:r>
          <w:rPr>
            <w:bCs/>
          </w:rPr>
          <w:t xml:space="preserve"> local supply. </w:t>
        </w:r>
      </w:ins>
    </w:p>
    <w:p w14:paraId="0E6AAB62" w14:textId="77777777" w:rsidR="007C06D2" w:rsidRPr="00614A0B" w:rsidRDefault="007C06D2" w:rsidP="007C06D2">
      <w:pPr>
        <w:pStyle w:val="ListParagraph"/>
        <w:ind w:left="1080"/>
        <w:jc w:val="both"/>
        <w:rPr>
          <w:bCs/>
        </w:rPr>
      </w:pPr>
    </w:p>
    <w:p w14:paraId="2F8F270F" w14:textId="77777777" w:rsidR="0050605B" w:rsidRDefault="007C06D2" w:rsidP="00E433F7">
      <w:pPr>
        <w:jc w:val="both"/>
        <w:rPr>
          <w:bCs/>
        </w:rPr>
      </w:pPr>
      <w:r>
        <w:rPr>
          <w:bCs/>
        </w:rPr>
        <w:t>The richness of the European dataset allowed us to purse a deductive modelling strategy</w:t>
      </w:r>
      <w:r w:rsidR="0050605B">
        <w:rPr>
          <w:bCs/>
        </w:rPr>
        <w:t>, and in addition use advanced statistical methods to explore new patterns in the data</w:t>
      </w:r>
      <w:r>
        <w:rPr>
          <w:bCs/>
        </w:rPr>
        <w:t>.</w:t>
      </w:r>
    </w:p>
    <w:p w14:paraId="4913CF40" w14:textId="77777777" w:rsidR="0050605B" w:rsidRDefault="0050605B" w:rsidP="00E433F7">
      <w:pPr>
        <w:jc w:val="both"/>
        <w:rPr>
          <w:bCs/>
        </w:rPr>
      </w:pPr>
    </w:p>
    <w:p w14:paraId="07FD1C1A" w14:textId="37F1E8CA" w:rsidR="0050605B" w:rsidRDefault="0050605B" w:rsidP="0050605B">
      <w:pPr>
        <w:pStyle w:val="Heading2"/>
        <w:numPr>
          <w:ilvl w:val="1"/>
          <w:numId w:val="3"/>
        </w:numPr>
        <w:rPr>
          <w:b w:val="0"/>
          <w:bCs w:val="0"/>
        </w:rPr>
      </w:pPr>
      <w:r w:rsidRPr="0050605B">
        <w:rPr>
          <w:b w:val="0"/>
          <w:bCs w:val="0"/>
        </w:rPr>
        <w:t>Hypothesis testing</w:t>
      </w:r>
    </w:p>
    <w:p w14:paraId="79ABB49A" w14:textId="093471B2" w:rsidR="00D44824" w:rsidRDefault="0050605B" w:rsidP="0050605B">
      <w:pPr>
        <w:pStyle w:val="BodyText"/>
      </w:pPr>
      <w:r>
        <w:t>First, we test our original hypothesis on the European regional data, namely that</w:t>
      </w:r>
    </w:p>
    <w:p w14:paraId="13A0F414" w14:textId="77777777" w:rsidR="0050605B" w:rsidRDefault="0050605B" w:rsidP="0050605B">
      <w:pPr>
        <w:jc w:val="both"/>
        <w:rPr>
          <w:bCs/>
          <w:i/>
        </w:rPr>
      </w:pPr>
      <w:r w:rsidRPr="00432579">
        <w:rPr>
          <w:bCs/>
          <w:i/>
        </w:rPr>
        <w:t>H2: Within the European Union, the use of shadow libraries is more prominent in lower income EU regions, controlling for the number of academics in the region.</w:t>
      </w:r>
    </w:p>
    <w:p w14:paraId="3BFA7D2D" w14:textId="57AF5D5B" w:rsidR="0050605B" w:rsidRPr="00ED09C8" w:rsidRDefault="0050605B" w:rsidP="00ED09C8">
      <w:pPr>
        <w:jc w:val="both"/>
        <w:rPr>
          <w:bCs/>
        </w:rPr>
      </w:pPr>
      <w:r w:rsidRPr="00ED09C8">
        <w:rPr>
          <w:bCs/>
        </w:rPr>
        <w:t xml:space="preserve">Historical accounts, which reconstruct the development and raison d'être of shadow libraries </w:t>
      </w:r>
      <w:r w:rsidRPr="00ED09C8">
        <w:rPr>
          <w:bCs/>
        </w:rPr>
        <w:fldChar w:fldCharType="begin"/>
      </w:r>
      <w:r w:rsidRPr="00ED09C8">
        <w:rPr>
          <w:bCs/>
        </w:rPr>
        <w:instrText xml:space="preserve"> ADDIN ZOTERO_ITEM CSL_CITATION {"citationID":"xKUfGAgK","properties":{"formattedCitation":"(Bod\\uc0\\u243{} 2018b; 2011; Bod\\uc0\\u243{} and Lakatos 2012; Bod\\uc0\\u243{} 2016)","plainCitation":"(Bodó 2018b; 2011; Bodó and Lakatos 2012; Bodó 2016)","noteIndex":0},"citationItems":[{"id":1934,"uris":["http://zotero.org/users/5580658/items/BZDL99DP"],"uri":["http://zotero.org/users/5580658/items/BZDL99DP"],"itemData":{"id":1934,"type":"chapter","container-title":"Shadow Libraries - Access to Knowledge in Global Higher Education","event-place":"Cambridge, MA","note":"Citation Key: Bodo2018a","publisher":"MIT Press","publisher-place":"Cambridge, MA","title":"The Genesis of Library Genesis: The Birth of a Global Scholarly Shadow Library","author":[{"family":"Bodó","given":"Balázs"}],"editor":[{"family":"Karaganis","given":"Joe"}],"issued":{"date-parts":[["2018"]]}},"label":"page"},{"id":1455,"uris":["http://zotero.org/users/5580658/items/VHU6BPLM"],"uri":["http://zotero.org/users/5580658/items/VHU6BPLM"],"itemData":{"id":1455,"type":"chapter","container-title":"Media Piracy in Emerging Economies","event-place":"New York","note":"Citation Key: Bodo","publisher":"Social Science Research Council","publisher-place":"New York","title":"Coda: A Short History of Book Piracy","author":[{"family":"Bodó","given":"Balázs"}],"editor":[{"family":"Karaganis","given":"Joseph"}],"issued":{"date-parts":[["2011"]]}},"label":"page"},{"id":606,"uris":["http://zotero.org/users/5580658/items/GPVD4KU4"],"uri":["http://zotero.org/users/5580658/items/GPVD4KU4"],"itemData":{"id":606,"type":"article-journal","abstract":"This article examines what appears to be the most important factor shaping file sharing: the failure of traditional cultural markets to efficiently supply the demand in the online environment. Its findings are based on tracking the traffic of movies on three Hungarian P2P networks. This dataset is then matched with cinematic distribution data of the films tracked in P2P transactions. Central to our analysis is the assessment of two piracy paradigms: substitution and shortage, that is, whether pirated content is available through legal or only illegal channels. Shortage-driven downloaders are found to outnumber those downloading only current theater releases. Nonetheless, the supply of films available for downloading is more affected by parameters of cinematic distribution than it is by box office success. Therefore, part of the sales effort directly contributes to propping up piracy. © 2012 (Balázs Bodó  &amp;  Zoltán Lakatos).","container-title":"International Journal of Communication","ISSN":"19328036","issue":"1","title":"Theatrical distribution and P2P movie Piracy: A survey of P2P networks in Hungary using transactional data","volume":"6","author":[{"family":"Bodó","given":"Balázs"},{"family":"Lakatos","given":"Zoltán"}],"issued":{"date-parts":[["2012"]]}},"label":"page"},{"id":3148,"uris":["http://zotero.org/users/5580658/items/9TMB2XWG"],"uri":["http://zotero.org/users/5580658/items/9TMB2XWG"],"itemData":{"id":3148,"type":"article-journal","container-title":"SSRN Electronic Journal","DOI":"10.2139/ssrn.2816925","ISSN":"1556-5068","note":"publisher-place: Glasgow, UK","title":"Pirates in the Library An Inquiry into the Guerilla Open Access Movement","URL":"https://www.ssrn.com/abstract=2816925","author":[{"family":"Bodó","given":"Balázs"}],"issued":{"date-parts":[["2016"]]}},"label":"page"}],"schema":"https://github.com/citation-style-language/schema/raw/master/csl-citation.json"} </w:instrText>
      </w:r>
      <w:r w:rsidRPr="00ED09C8">
        <w:rPr>
          <w:bCs/>
        </w:rPr>
        <w:fldChar w:fldCharType="separate"/>
      </w:r>
      <w:r w:rsidRPr="00ED09C8">
        <w:rPr>
          <w:bCs/>
        </w:rPr>
        <w:t>(Bodó 2018b; 2011; Bodó and Lakatos 2012; Bodó 2016)</w:t>
      </w:r>
      <w:r w:rsidRPr="00ED09C8">
        <w:rPr>
          <w:bCs/>
        </w:rPr>
        <w:fldChar w:fldCharType="end"/>
      </w:r>
      <w:r w:rsidRPr="00ED09C8">
        <w:rPr>
          <w:bCs/>
        </w:rPr>
        <w:t xml:space="preserve"> suggest that inadequate lega</w:t>
      </w:r>
      <w:r w:rsidR="00A468DC" w:rsidRPr="00ED09C8">
        <w:rPr>
          <w:bCs/>
        </w:rPr>
        <w:t>l</w:t>
      </w:r>
      <w:r w:rsidRPr="00ED09C8">
        <w:rPr>
          <w:bCs/>
        </w:rPr>
        <w:t xml:space="preserve"> access </w:t>
      </w:r>
      <w:r w:rsidR="00A468DC" w:rsidRPr="00ED09C8">
        <w:rPr>
          <w:bCs/>
        </w:rPr>
        <w:t xml:space="preserve">alternatives </w:t>
      </w:r>
      <w:r w:rsidRPr="00ED09C8">
        <w:rPr>
          <w:bCs/>
        </w:rPr>
        <w:t xml:space="preserve">may be a main drivers of </w:t>
      </w:r>
      <w:r w:rsidR="00ED09C8">
        <w:rPr>
          <w:bCs/>
        </w:rPr>
        <w:t xml:space="preserve">digital </w:t>
      </w:r>
      <w:r w:rsidR="00A468DC" w:rsidRPr="00ED09C8">
        <w:rPr>
          <w:bCs/>
        </w:rPr>
        <w:t>piracy</w:t>
      </w:r>
      <w:r w:rsidR="00ED09C8">
        <w:rPr>
          <w:bCs/>
        </w:rPr>
        <w:t xml:space="preserve"> in this region in general</w:t>
      </w:r>
      <w:r w:rsidR="00A468DC" w:rsidRPr="00ED09C8">
        <w:rPr>
          <w:bCs/>
        </w:rPr>
        <w:t xml:space="preserve">. The authors, who </w:t>
      </w:r>
      <w:r w:rsidR="00FC2F82" w:rsidRPr="00ED09C8">
        <w:rPr>
          <w:bCs/>
        </w:rPr>
        <w:t xml:space="preserve">originally </w:t>
      </w:r>
      <w:r w:rsidR="00ED09C8">
        <w:rPr>
          <w:bCs/>
        </w:rPr>
        <w:t>had close relationship with academia in the region</w:t>
      </w:r>
      <w:r w:rsidR="00A468DC" w:rsidRPr="00ED09C8">
        <w:rPr>
          <w:bCs/>
        </w:rPr>
        <w:t>, also have extensive personal experiences about the lacking infrastructural conditions of scholarly work</w:t>
      </w:r>
      <w:r w:rsidR="00ED09C8">
        <w:rPr>
          <w:bCs/>
        </w:rPr>
        <w:t>, and the extensive use of piratical resources to provide competitive higher education degrees for students with an eye on the European job market, and do relevant research in the European and global arena</w:t>
      </w:r>
      <w:r w:rsidR="00A468DC" w:rsidRPr="00ED09C8">
        <w:rPr>
          <w:bCs/>
        </w:rPr>
        <w:t xml:space="preserve">. </w:t>
      </w:r>
      <w:r w:rsidR="00ED09C8">
        <w:rPr>
          <w:bCs/>
        </w:rPr>
        <w:t xml:space="preserve">From these perspectives, the anecdotical evidence and intuition </w:t>
      </w:r>
      <w:r w:rsidR="00A468DC" w:rsidRPr="00ED09C8">
        <w:rPr>
          <w:bCs/>
        </w:rPr>
        <w:t>suggest a support for the hypothesis that shadow libraries may offer a way to overcome wealth related infrastructural limitations for scholars.</w:t>
      </w:r>
    </w:p>
    <w:p w14:paraId="3BB9D09B" w14:textId="7740A31B" w:rsidR="007F7ED9" w:rsidRDefault="007F7ED9" w:rsidP="0050605B">
      <w:pPr>
        <w:pStyle w:val="BodyText"/>
      </w:pPr>
      <w:r>
        <w:rPr>
          <w:noProof/>
        </w:rPr>
        <w:lastRenderedPageBreak/>
        <w:drawing>
          <wp:inline distT="0" distB="0" distL="0" distR="0" wp14:anchorId="58241381" wp14:editId="7386037C">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05BE34C7" w14:textId="44FA004E" w:rsidR="007F7ED9" w:rsidRDefault="00DB1FEC" w:rsidP="00DB1FEC">
      <w:pPr>
        <w:pStyle w:val="Caption"/>
      </w:pPr>
      <w:r>
        <w:t xml:space="preserve">Figure </w:t>
      </w:r>
      <w:r w:rsidR="00E64E9D">
        <w:fldChar w:fldCharType="begin"/>
      </w:r>
      <w:r w:rsidR="00E64E9D">
        <w:instrText xml:space="preserve"> SEQ Figure </w:instrText>
      </w:r>
      <w:r w:rsidR="00E64E9D">
        <w:instrText xml:space="preserve">\* ARABIC </w:instrText>
      </w:r>
      <w:r w:rsidR="00E64E9D">
        <w:fldChar w:fldCharType="separate"/>
      </w:r>
      <w:r w:rsidR="00927D97">
        <w:rPr>
          <w:noProof/>
        </w:rPr>
        <w:t>4</w:t>
      </w:r>
      <w:r w:rsidR="00E64E9D">
        <w:rPr>
          <w:noProof/>
        </w:rPr>
        <w:fldChar w:fldCharType="end"/>
      </w:r>
      <w:r>
        <w:t>: European download locations</w:t>
      </w:r>
    </w:p>
    <w:p w14:paraId="7A7164F8" w14:textId="6B3B7A8C" w:rsidR="00DB1FEC" w:rsidRDefault="00DB1FEC" w:rsidP="00DB1FEC"/>
    <w:p w14:paraId="63D94D5C" w14:textId="22A4A5D3" w:rsidR="00DB1FEC" w:rsidRPr="00DB1FEC" w:rsidRDefault="00DB1FEC" w:rsidP="00DB1FEC">
      <w:r>
        <w:t>We chose download per capita for our model with the following specification</w:t>
      </w:r>
    </w:p>
    <w:p w14:paraId="47B83550" w14:textId="21CB7928" w:rsidR="00DB1FEC" w:rsidRDefault="00DB1FEC" w:rsidP="00DB1FEC">
      <w:pPr>
        <w:jc w:val="both"/>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gdp_pps</m:t>
              </m:r>
            </m:sub>
          </m:sSub>
          <m:r>
            <m:rPr>
              <m:sty m:val="p"/>
            </m:rPr>
            <w:rPr>
              <w:rFonts w:ascii="Cambria Math" w:hAnsi="Cambria Math"/>
            </w:rPr>
            <m:t>*log⁡(</m:t>
          </m:r>
          <m:r>
            <w:rPr>
              <w:rFonts w:ascii="Cambria Math" w:hAnsi="Cambria Math"/>
            </w:rPr>
            <m:t>GD</m:t>
          </m:r>
          <m:sSub>
            <m:sSubPr>
              <m:ctrlPr>
                <w:rPr>
                  <w:rFonts w:ascii="Cambria Math" w:hAnsi="Cambria Math"/>
                  <w:i/>
                </w:rPr>
              </m:ctrlPr>
            </m:sSubPr>
            <m:e>
              <m:r>
                <w:rPr>
                  <w:rFonts w:ascii="Cambria Math" w:hAnsi="Cambria Math"/>
                </w:rPr>
                <m:t>P</m:t>
              </m:r>
            </m:e>
            <m:sub>
              <m:r>
                <w:rPr>
                  <w:rFonts w:ascii="Cambria Math" w:hAnsi="Cambria Math"/>
                </w:rPr>
                <m:t>PPS</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researcher</m:t>
              </m:r>
            </m:sub>
          </m:sSub>
          <m:r>
            <m:rPr>
              <m:sty m:val="p"/>
            </m:rPr>
            <w:rPr>
              <w:rFonts w:ascii="Cambria Math" w:hAnsi="Cambria Math"/>
            </w:rPr>
            <m:t>*</m:t>
          </m:r>
          <w:bookmarkStart w:id="23" w:name="_Hlk38200955"/>
          <m:r>
            <w:rPr>
              <w:rFonts w:ascii="Cambria Math" w:hAnsi="Cambria Math"/>
            </w:rPr>
            <m:t>Researcher_employment_pct</m:t>
          </m:r>
          <w:bookmarkEnd w:id="23"/>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interne</m:t>
              </m:r>
              <m:sSub>
                <m:sSubPr>
                  <m:ctrlPr>
                    <w:rPr>
                      <w:rFonts w:ascii="Cambria Math" w:hAnsi="Cambria Math"/>
                      <w:i/>
                    </w:rPr>
                  </m:ctrlPr>
                </m:sSubPr>
                <m:e>
                  <m:r>
                    <w:rPr>
                      <w:rFonts w:ascii="Cambria Math" w:hAnsi="Cambria Math"/>
                    </w:rPr>
                    <m:t>t</m:t>
                  </m:r>
                </m:e>
                <m:sub>
                  <m:r>
                    <w:rPr>
                      <w:rFonts w:ascii="Cambria Math" w:hAnsi="Cambria Math"/>
                    </w:rPr>
                    <m:t>banking</m:t>
                  </m:r>
                </m:sub>
              </m:sSub>
            </m:sub>
          </m:sSub>
          <m:r>
            <m:rPr>
              <m:sty m:val="p"/>
            </m:rPr>
            <w:rPr>
              <w:rFonts w:ascii="Cambria Math" w:hAnsi="Cambria Math"/>
            </w:rPr>
            <m:t>*</m:t>
          </m:r>
          <m:r>
            <w:rPr>
              <w:rFonts w:ascii="Cambria Math" w:hAnsi="Cambria Math"/>
            </w:rPr>
            <m:t>Internet_banking_pct</m:t>
          </m:r>
          <m:r>
            <m:rPr>
              <m:sty m:val="p"/>
            </m:rPr>
            <w:rPr>
              <w:rFonts w:ascii="Cambria Math" w:hAnsi="Cambria Math"/>
            </w:rPr>
            <m:t>+</m:t>
          </m:r>
          <m:r>
            <w:rPr>
              <w:rFonts w:ascii="Cambria Math" w:hAnsi="Cambria Math"/>
            </w:rPr>
            <m:t>ϵ</m:t>
          </m:r>
        </m:oMath>
      </m:oMathPara>
    </w:p>
    <w:p w14:paraId="48D4375C" w14:textId="0EDB7244" w:rsidR="00E77FF9" w:rsidRDefault="00DB1FEC" w:rsidP="00DB1FEC">
      <w:pPr>
        <w:pStyle w:val="BodyText"/>
      </w:pPr>
      <w:r>
        <w:t xml:space="preserve">Where </w:t>
      </w:r>
      <w:r w:rsidRPr="0080054C">
        <w:rPr>
          <w:i/>
          <w:iCs/>
        </w:rPr>
        <w:t>GDP_PPS</w:t>
      </w:r>
      <w:r>
        <w:t xml:space="preserve"> is the price-adjusted version of the GDP indicator, using purchasing power standards rather than </w:t>
      </w:r>
      <w:ins w:id="24" w:author="Daniel Antal [2]" w:date="2020-05-17T10:51:00Z">
        <w:r w:rsidR="00EF2E10">
          <w:t>e</w:t>
        </w:r>
      </w:ins>
      <w:del w:id="25" w:author="Daniel Antal [2]" w:date="2020-05-17T10:51:00Z">
        <w:r w:rsidDel="00EF2E10">
          <w:delText>E</w:delText>
        </w:r>
      </w:del>
      <w:r>
        <w:t>uros to account for the differences is purchasing power</w:t>
      </w:r>
      <w:r w:rsidR="0080054C">
        <w:t xml:space="preserve"> (used in a logarithmical form); </w:t>
      </w:r>
      <w:proofErr w:type="spellStart"/>
      <w:r w:rsidRPr="0080054C">
        <w:rPr>
          <w:i/>
          <w:iCs/>
        </w:rPr>
        <w:t>Researcher_employment_pct</w:t>
      </w:r>
      <w:proofErr w:type="spellEnd"/>
      <w:r>
        <w:t xml:space="preserve"> is the percentage of </w:t>
      </w:r>
      <w:r w:rsidR="0080054C">
        <w:t xml:space="preserve">R&amp;D personnel and </w:t>
      </w:r>
      <w:r>
        <w:t xml:space="preserve">researchers in </w:t>
      </w:r>
      <w:r w:rsidR="0080054C">
        <w:t xml:space="preserve">the workforce, and </w:t>
      </w:r>
      <w:proofErr w:type="spellStart"/>
      <w:r w:rsidR="0080054C" w:rsidRPr="0080054C">
        <w:rPr>
          <w:i/>
          <w:iCs/>
        </w:rPr>
        <w:t>Internet_banking_pct</w:t>
      </w:r>
      <w:proofErr w:type="spellEnd"/>
      <w:r w:rsidR="0080054C">
        <w:t xml:space="preserve"> is the percentage who used the internet for online banking in the population. </w:t>
      </w:r>
      <w:r w:rsidR="00E77FF9">
        <w:t xml:space="preserve"> </w:t>
      </w:r>
      <w:r w:rsidR="00B01345">
        <w:t xml:space="preserve">We treat this latter variable </w:t>
      </w:r>
      <w:r w:rsidR="00FC2F82">
        <w:t xml:space="preserve">as a </w:t>
      </w:r>
      <w:r w:rsidR="00B01345">
        <w:t>rough proxy for internet savvy, the distribution of advanced internet skills</w:t>
      </w:r>
      <w:r w:rsidR="00FC2F82">
        <w:t>, trust and ability to perform legal purchases</w:t>
      </w:r>
      <w:r w:rsidR="00B01345">
        <w:t xml:space="preserve"> in the population</w:t>
      </w:r>
      <w:r w:rsidR="00E77FF9">
        <w:t>.</w:t>
      </w:r>
      <w:r w:rsidR="00B01345">
        <w:t xml:space="preserve">  </w:t>
      </w:r>
    </w:p>
    <w:p w14:paraId="3757F693" w14:textId="2F4FC31C" w:rsidR="00FC2896" w:rsidRDefault="00E77FF9" w:rsidP="00DB1FEC">
      <w:pPr>
        <w:pStyle w:val="BodyText"/>
      </w:pPr>
      <w:r>
        <w:t xml:space="preserve">This model is somewhat comparable to the global model, as it interrogates the same underlying dynamics, albeit with variables that better approximate the factors in question. </w:t>
      </w:r>
      <w:r w:rsidR="00FC2896">
        <w:t xml:space="preserve">Instead of R&amp;D </w:t>
      </w:r>
      <w:commentRangeStart w:id="26"/>
      <w:r w:rsidR="00FC2896">
        <w:t>expenditure</w:t>
      </w:r>
      <w:commentRangeEnd w:id="26"/>
      <w:r w:rsidR="00FC2F82">
        <w:rPr>
          <w:rStyle w:val="CommentReference"/>
        </w:rPr>
        <w:commentReference w:id="26"/>
      </w:r>
      <w:r w:rsidR="00ED09C8">
        <w:rPr>
          <w:rStyle w:val="FootnoteReference"/>
        </w:rPr>
        <w:footnoteReference w:id="13"/>
      </w:r>
      <w:r w:rsidR="00FC2896">
        <w:t xml:space="preserve"> of the global model we can use the share of researchers in the local workforce, and instead of the internet penetration, we have data on the advanced use of the internet.</w:t>
      </w:r>
    </w:p>
    <w:p w14:paraId="0AAE3583" w14:textId="3B298FB3" w:rsidR="00844C8C" w:rsidRPr="00184AC2" w:rsidRDefault="0080054C" w:rsidP="003B1FBF">
      <w:pPr>
        <w:pStyle w:val="BodyText"/>
        <w:rPr>
          <w:rFonts w:ascii="Lucida Console" w:eastAsia="Times New Roman" w:hAnsi="Lucida Console" w:cs="Courier New"/>
          <w:color w:val="000000"/>
          <w:sz w:val="16"/>
          <w:szCs w:val="16"/>
        </w:rPr>
      </w:pPr>
      <w:r>
        <w:t xml:space="preserve">As before, we use a </w:t>
      </w:r>
      <w:proofErr w:type="spellStart"/>
      <w:r>
        <w:t>QuasiPoisson</w:t>
      </w:r>
      <w:proofErr w:type="spellEnd"/>
      <w:r>
        <w:t xml:space="preserve"> regression model to correct for overdispersion. </w:t>
      </w:r>
      <w:r w:rsidR="001426A6">
        <w:t xml:space="preserve">The VIF values of the test are all &lt;2, so we do not have to worry about </w:t>
      </w:r>
      <w:r w:rsidR="00FC2F82">
        <w:t>multicollinearity.</w:t>
      </w:r>
      <w:r w:rsidR="00844C8C" w:rsidRPr="00184AC2">
        <w:rPr>
          <w:rFonts w:ascii="Lucida Console" w:eastAsia="Times New Roman" w:hAnsi="Lucida Console" w:cs="Courier New"/>
          <w:color w:val="000000"/>
          <w:sz w:val="16"/>
          <w:szCs w:val="16"/>
        </w:rPr>
        <w:br w:type="page"/>
      </w:r>
    </w:p>
    <w:p w14:paraId="0AD7B9F3" w14:textId="518C8966"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lastRenderedPageBreak/>
        <w:t>──────────────────────────────────────────────────────────────────────────────────────────────────────────────</w:t>
      </w:r>
    </w:p>
    <w:p w14:paraId="110547AB"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Model 1           Model 2           Model 3           Model 4           Model 5      </w:t>
      </w:r>
    </w:p>
    <w:p w14:paraId="129B1AEE" w14:textId="27B87922"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6364CB97"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gramStart"/>
      <w:r w:rsidRPr="003B1FBF">
        <w:rPr>
          <w:rFonts w:ascii="Lucida Console" w:eastAsia="Times New Roman" w:hAnsi="Lucida Console" w:cs="Courier New"/>
          <w:color w:val="000000"/>
          <w:sz w:val="14"/>
          <w:szCs w:val="14"/>
        </w:rPr>
        <w:t xml:space="preserve">Intercept)   </w:t>
      </w:r>
      <w:proofErr w:type="gramEnd"/>
      <w:r w:rsidRPr="003B1FBF">
        <w:rPr>
          <w:rFonts w:ascii="Lucida Console" w:eastAsia="Times New Roman" w:hAnsi="Lucida Console" w:cs="Courier New"/>
          <w:color w:val="000000"/>
          <w:sz w:val="14"/>
          <w:szCs w:val="14"/>
        </w:rPr>
        <w:t xml:space="preserve">             6.438 ***         6.295 ***        -0.167             6.353 ***         4.050 ***  </w:t>
      </w:r>
    </w:p>
    <w:p w14:paraId="2CE3435D"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(0.794)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0.838)           (2.468)           (0.802)           (1.110)     </w:t>
      </w:r>
    </w:p>
    <w:p w14:paraId="75446DFF" w14:textId="77777777"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259C02A8" w14:textId="7E019F40"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log(gdp_</w:t>
      </w:r>
      <w:proofErr w:type="gramStart"/>
      <w:r w:rsidRPr="003B1FBF">
        <w:rPr>
          <w:rFonts w:ascii="Lucida Console" w:eastAsia="Times New Roman" w:hAnsi="Lucida Console" w:cs="Courier New"/>
          <w:color w:val="000000"/>
          <w:sz w:val="14"/>
          <w:szCs w:val="14"/>
        </w:rPr>
        <w:t xml:space="preserve">pps)   </w:t>
      </w:r>
      <w:proofErr w:type="gramEnd"/>
      <w:r w:rsidRPr="003B1FBF">
        <w:rPr>
          <w:rFonts w:ascii="Lucida Console" w:eastAsia="Times New Roman" w:hAnsi="Lucida Console" w:cs="Courier New"/>
          <w:color w:val="000000"/>
          <w:sz w:val="14"/>
          <w:szCs w:val="14"/>
        </w:rPr>
        <w:t xml:space="preserve">            0.247 **          0.242 **          0.175 *           0.258 **          0.490 ***  </w:t>
      </w:r>
    </w:p>
    <w:p w14:paraId="6D1E9F86"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(0.077)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0.081)           (0.075)           (0.078)           (0.105)     </w:t>
      </w:r>
    </w:p>
    <w:p w14:paraId="61FA3499" w14:textId="77777777"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4ADAD63C" w14:textId="38ED3ADD"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researcher_employm         0.697 ***         0.683 ***         0.515 ***         0.702 ***                    </w:t>
      </w:r>
    </w:p>
    <w:p w14:paraId="2E9DAD99" w14:textId="11B3275F"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ent_pct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0.057)           (0.063)           (0.097)           (0.055)                       </w:t>
      </w:r>
    </w:p>
    <w:p w14:paraId="68812C9E" w14:textId="77777777"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72198871" w14:textId="229D093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internet_use_banki        -0.011 ***                          -0.017 ***        -0.009 **         -0.003      </w:t>
      </w:r>
    </w:p>
    <w:p w14:paraId="4BF2E0CF" w14:textId="47A6060B"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ng_pc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0.003)                             (0.004)           (0.003)           (0.005)     </w:t>
      </w:r>
    </w:p>
    <w:p w14:paraId="61543978" w14:textId="77777777" w:rsid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3FA73C91" w14:textId="298091DC"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internet_purchases                          -0.006                                                            </w:t>
      </w:r>
    </w:p>
    <w:p w14:paraId="0DCB5893" w14:textId="53E6CE4C"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_last_year_pc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0.003)                                                                  </w:t>
      </w:r>
    </w:p>
    <w:p w14:paraId="4D11C755" w14:textId="3F55A6A5"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3E18F01B"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gramStart"/>
      <w:r w:rsidRPr="003B1FBF">
        <w:rPr>
          <w:rFonts w:ascii="Lucida Console" w:eastAsia="Times New Roman" w:hAnsi="Lucida Console" w:cs="Courier New"/>
          <w:color w:val="000000"/>
          <w:sz w:val="14"/>
          <w:szCs w:val="14"/>
        </w:rPr>
        <w:t>log(</w:t>
      </w:r>
      <w:proofErr w:type="gramEnd"/>
      <w:r w:rsidRPr="003B1FBF">
        <w:rPr>
          <w:rFonts w:ascii="Lucida Console" w:eastAsia="Times New Roman" w:hAnsi="Lucida Console" w:cs="Courier New"/>
          <w:color w:val="000000"/>
          <w:sz w:val="14"/>
          <w:szCs w:val="14"/>
        </w:rPr>
        <w:t xml:space="preserve">disposable_inc                                             0.783 **                                       </w:t>
      </w:r>
    </w:p>
    <w:p w14:paraId="5DC008AF" w14:textId="264F5F0B"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gramStart"/>
      <w:r w:rsidRPr="003B1FBF">
        <w:rPr>
          <w:rFonts w:ascii="Lucida Console" w:eastAsia="Times New Roman" w:hAnsi="Lucida Console" w:cs="Courier New"/>
          <w:color w:val="000000"/>
          <w:sz w:val="14"/>
          <w:szCs w:val="14"/>
        </w:rPr>
        <w:t xml:space="preserve">ome)   </w:t>
      </w:r>
      <w:proofErr w:type="gramEnd"/>
      <w:r w:rsidRPr="003B1FBF">
        <w:rPr>
          <w:rFonts w:ascii="Lucida Console" w:eastAsia="Times New Roman" w:hAnsi="Lucida Console" w:cs="Courier New"/>
          <w:color w:val="000000"/>
          <w:sz w:val="14"/>
          <w:szCs w:val="14"/>
        </w:rPr>
        <w:t xml:space="preserve">                                                       (0.281)                                                </w:t>
      </w:r>
    </w:p>
    <w:p w14:paraId="2B1A095A" w14:textId="786A6FC9"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20E58B21"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edu_attainment_tot                                             0.007                                          </w:t>
      </w:r>
    </w:p>
    <w:p w14:paraId="211724C4" w14:textId="7C3A6FF8"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al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0.009)                                                </w:t>
      </w:r>
    </w:p>
    <w:p w14:paraId="0FEA3A63" w14:textId="19E834B3"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
    <w:p w14:paraId="27CEB0DF"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gerd                                                                            -0.070             0.059      </w:t>
      </w:r>
    </w:p>
    <w:p w14:paraId="3F642ABC"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(0.053)        </w:t>
      </w:r>
      <w:proofErr w:type="gramStart"/>
      <w:r w:rsidRPr="003B1FBF">
        <w:rPr>
          <w:rFonts w:ascii="Lucida Console" w:eastAsia="Times New Roman" w:hAnsi="Lucida Console" w:cs="Courier New"/>
          <w:color w:val="000000"/>
          <w:sz w:val="14"/>
          <w:szCs w:val="14"/>
        </w:rPr>
        <w:t xml:space="preserve">   (</w:t>
      </w:r>
      <w:proofErr w:type="gramEnd"/>
      <w:r w:rsidRPr="003B1FBF">
        <w:rPr>
          <w:rFonts w:ascii="Lucida Console" w:eastAsia="Times New Roman" w:hAnsi="Lucida Console" w:cs="Courier New"/>
          <w:color w:val="000000"/>
          <w:sz w:val="14"/>
          <w:szCs w:val="14"/>
        </w:rPr>
        <w:t xml:space="preserve">0.076)     </w:t>
      </w:r>
    </w:p>
    <w:p w14:paraId="00C85255" w14:textId="766EBC60"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w:t>
      </w:r>
    </w:p>
    <w:p w14:paraId="200B26CD" w14:textId="7FCA30EB"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w:t>
      </w:r>
      <w:proofErr w:type="gramStart"/>
      <w:r w:rsidRPr="003B1FBF">
        <w:rPr>
          <w:rFonts w:ascii="Lucida Console" w:eastAsia="Times New Roman" w:hAnsi="Lucida Console" w:cs="Courier New"/>
          <w:color w:val="000000"/>
          <w:sz w:val="14"/>
          <w:szCs w:val="14"/>
        </w:rPr>
        <w:t>null.deviance</w:t>
      </w:r>
      <w:proofErr w:type="gramEnd"/>
      <w:r w:rsidRPr="003B1FBF">
        <w:rPr>
          <w:rFonts w:ascii="Lucida Console" w:eastAsia="Times New Roman" w:hAnsi="Lucida Console" w:cs="Courier New"/>
          <w:color w:val="000000"/>
          <w:sz w:val="14"/>
          <w:szCs w:val="14"/>
        </w:rPr>
        <w:t xml:space="preserve">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2990524.371       2990524.371       2990524.371       2990524.371       2990524.371</w:t>
      </w:r>
    </w:p>
    <w:p w14:paraId="66DC487C" w14:textId="6103515D"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res.</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deviance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 xml:space="preserve">  </w:t>
      </w:r>
      <w:r>
        <w:rPr>
          <w:rFonts w:ascii="Lucida Console" w:eastAsia="Times New Roman" w:hAnsi="Lucida Console" w:cs="Courier New"/>
          <w:color w:val="000000"/>
          <w:sz w:val="14"/>
          <w:szCs w:val="14"/>
        </w:rPr>
        <w:t xml:space="preserve">   </w:t>
      </w:r>
      <w:r w:rsidRPr="003B1FBF">
        <w:rPr>
          <w:rFonts w:ascii="Lucida Console" w:eastAsia="Times New Roman" w:hAnsi="Lucida Console" w:cs="Courier New"/>
          <w:color w:val="000000"/>
          <w:sz w:val="14"/>
          <w:szCs w:val="14"/>
        </w:rPr>
        <w:t>1415805.433       1507337.393       1337655.185       1396838.896       2455507.137</w:t>
      </w:r>
    </w:p>
    <w:p w14:paraId="2BD5A35D" w14:textId="709C4C54"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w:t>
      </w:r>
    </w:p>
    <w:p w14:paraId="3DE8EE91" w14:textId="77777777" w:rsidR="003B1FBF" w:rsidRPr="003B1FBF" w:rsidRDefault="003B1FBF" w:rsidP="003B1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r w:rsidRPr="003B1FBF">
        <w:rPr>
          <w:rFonts w:ascii="Lucida Console" w:eastAsia="Times New Roman" w:hAnsi="Lucida Console" w:cs="Courier New"/>
          <w:color w:val="000000"/>
          <w:sz w:val="14"/>
          <w:szCs w:val="14"/>
        </w:rPr>
        <w:t xml:space="preserve">  *** p &lt; 0.001; ** p &lt; 0.01; * p &lt; 0.05.                     </w:t>
      </w:r>
    </w:p>
    <w:p w14:paraId="7F7B248F" w14:textId="7DF7146E" w:rsidR="0048479C" w:rsidRPr="003B1FBF" w:rsidRDefault="0048479C" w:rsidP="00484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4"/>
          <w:szCs w:val="14"/>
        </w:rPr>
      </w:pPr>
    </w:p>
    <w:p w14:paraId="65938743" w14:textId="77777777" w:rsidR="00844C8C" w:rsidRPr="003B1FBF" w:rsidRDefault="00844C8C" w:rsidP="00FC2896">
      <w:pPr>
        <w:pStyle w:val="BodyText"/>
        <w:jc w:val="both"/>
        <w:rPr>
          <w:sz w:val="20"/>
          <w:szCs w:val="20"/>
        </w:rPr>
      </w:pPr>
    </w:p>
    <w:p w14:paraId="2419EC8D" w14:textId="00366F16" w:rsidR="00FC2896" w:rsidRDefault="001426A6" w:rsidP="00FC2896">
      <w:pPr>
        <w:pStyle w:val="BodyText"/>
        <w:jc w:val="both"/>
      </w:pPr>
      <w:r w:rsidRPr="00184AC2">
        <w:t xml:space="preserve">In </w:t>
      </w:r>
      <w:r w:rsidR="00844C8C" w:rsidRPr="00184AC2">
        <w:t>M</w:t>
      </w:r>
      <w:r w:rsidRPr="00184AC2">
        <w:t xml:space="preserve">odel </w:t>
      </w:r>
      <w:r w:rsidR="00844C8C" w:rsidRPr="00184AC2">
        <w:t>1</w:t>
      </w:r>
      <w:r w:rsidR="003B1FBF">
        <w:t>, our base model,</w:t>
      </w:r>
      <w:r w:rsidR="00844C8C" w:rsidRPr="00184AC2">
        <w:t xml:space="preserve"> </w:t>
      </w:r>
      <w:r w:rsidRPr="00184AC2">
        <w:t>all independent variables are highly significant, and we explain ~5</w:t>
      </w:r>
      <w:r w:rsidR="00184AC2" w:rsidRPr="00184AC2">
        <w:t>3</w:t>
      </w:r>
      <w:r w:rsidRPr="00184AC2">
        <w:t xml:space="preserve">% of the variance. </w:t>
      </w:r>
      <w:r>
        <w:t xml:space="preserve">The per capita downloads grow with the GDP, as well as with the share of researchers in the workforce. On the other hand, as more people in the population use the internet for more sophisticated tasks, such as internet banking, the use of shadow libraries falls. </w:t>
      </w:r>
    </w:p>
    <w:p w14:paraId="0210014C" w14:textId="7CBA88C7" w:rsidR="00844C8C" w:rsidRDefault="001426A6" w:rsidP="00FC2896">
      <w:pPr>
        <w:pStyle w:val="BodyText"/>
        <w:jc w:val="both"/>
      </w:pPr>
      <w:r>
        <w:t>The interpretation of the former two effects is strai</w:t>
      </w:r>
      <w:r w:rsidR="00B01345">
        <w:t>ght</w:t>
      </w:r>
      <w:r>
        <w:t>forward, and is in</w:t>
      </w:r>
      <w:r w:rsidR="00B01345">
        <w:t xml:space="preserve"> </w:t>
      </w:r>
      <w:r>
        <w:t xml:space="preserve">line with the findings of </w:t>
      </w:r>
      <w:r w:rsidR="00B01345">
        <w:t>o</w:t>
      </w:r>
      <w:r>
        <w:t>ur global models</w:t>
      </w:r>
      <w:r w:rsidR="00FC2896">
        <w:t>.</w:t>
      </w:r>
      <w:r>
        <w:t xml:space="preserve"> </w:t>
      </w:r>
      <w:r w:rsidR="00FC2896">
        <w:t>S</w:t>
      </w:r>
      <w:r>
        <w:t>hadow library usage is positively correlated with wealth</w:t>
      </w:r>
      <w:r w:rsidR="00FC2896">
        <w:t>.</w:t>
      </w:r>
      <w:r>
        <w:t xml:space="preserve"> It is also </w:t>
      </w:r>
      <w:r w:rsidR="00B01345">
        <w:t xml:space="preserve">intuitive </w:t>
      </w:r>
      <w:r>
        <w:t>that the researcher population drive</w:t>
      </w:r>
      <w:r w:rsidR="00B01345">
        <w:t>s</w:t>
      </w:r>
      <w:r>
        <w:t xml:space="preserve"> shadow library demand. </w:t>
      </w:r>
      <w:r w:rsidR="00A71CA7">
        <w:t xml:space="preserve">The </w:t>
      </w:r>
      <w:r w:rsidR="00B01345">
        <w:t>negative sign of internet savvy</w:t>
      </w:r>
      <w:r w:rsidR="00A71CA7">
        <w:t xml:space="preserve"> variable, however, demands some explanation. That variable can be a proxy of many different </w:t>
      </w:r>
      <w:r w:rsidR="00FC2896">
        <w:t xml:space="preserve">online </w:t>
      </w:r>
      <w:r w:rsidR="00A71CA7">
        <w:t>skills: a better knowledge of digital piracy, including the use of shadow libraries; skills to use the internet for online purchases; and skills to the hide the traces of illicit activities, via the use of Virtual Private Networks, and TOR browsing</w:t>
      </w:r>
      <w:r w:rsidR="00A71CA7">
        <w:rPr>
          <w:rStyle w:val="FootnoteReference"/>
        </w:rPr>
        <w:footnoteReference w:id="14"/>
      </w:r>
      <w:r w:rsidR="00A71CA7">
        <w:t xml:space="preserve">. </w:t>
      </w:r>
    </w:p>
    <w:p w14:paraId="6F1E8762" w14:textId="659E7C51" w:rsidR="0080054C" w:rsidRDefault="003B1FBF" w:rsidP="00FC2896">
      <w:pPr>
        <w:pStyle w:val="BodyText"/>
        <w:jc w:val="both"/>
      </w:pPr>
      <w:r>
        <w:t xml:space="preserve">To explore further what the online banking variable may refer to, </w:t>
      </w:r>
      <w:r w:rsidR="00FE7B06">
        <w:t>we replace</w:t>
      </w:r>
      <w:r w:rsidR="00844C8C">
        <w:t>d</w:t>
      </w:r>
      <w:r w:rsidR="00FE7B06">
        <w:t xml:space="preserve"> </w:t>
      </w:r>
      <w:r>
        <w:t xml:space="preserve">it </w:t>
      </w:r>
      <w:r w:rsidR="00FE7B06">
        <w:t>with the percentage of population w</w:t>
      </w:r>
      <w:r w:rsidR="00844C8C">
        <w:t>h</w:t>
      </w:r>
      <w:r w:rsidR="00FE7B06">
        <w:t>o used the internet for online shopping</w:t>
      </w:r>
      <w:r>
        <w:t xml:space="preserve"> in Model 2</w:t>
      </w:r>
      <w:r w:rsidR="00844C8C">
        <w:t>.</w:t>
      </w:r>
      <w:r>
        <w:t xml:space="preserve"> The intuitive assumption here was that </w:t>
      </w:r>
      <w:r w:rsidR="0074441C">
        <w:t xml:space="preserve">a negative relationship (a replacement effect) exists between online shopping and digital piracy. Though the sign of the variable was negative, the relationship </w:t>
      </w:r>
      <w:r w:rsidR="00184AC2">
        <w:t xml:space="preserve">was not significant. </w:t>
      </w:r>
      <w:r w:rsidR="00844C8C">
        <w:t>Since the online shopping and the online banking variables are highly correlated (</w:t>
      </w:r>
      <w:proofErr w:type="spellStart"/>
      <w:r w:rsidR="00844C8C">
        <w:t>Pearsons’s</w:t>
      </w:r>
      <w:proofErr w:type="spellEnd"/>
      <w:r w:rsidR="00844C8C">
        <w:t xml:space="preserve">: 0.86, p </w:t>
      </w:r>
      <w:r w:rsidR="00844C8C" w:rsidRPr="00844C8C">
        <w:t>&lt; .001</w:t>
      </w:r>
      <w:r w:rsidR="00844C8C">
        <w:t xml:space="preserve">), we can assume that online banking </w:t>
      </w:r>
      <w:r w:rsidR="0074441C">
        <w:t xml:space="preserve">already </w:t>
      </w:r>
      <w:r w:rsidR="00844C8C">
        <w:t xml:space="preserve">captures some of that effect. In addition, professional online users </w:t>
      </w:r>
      <w:r w:rsidR="00FE7B06">
        <w:t xml:space="preserve">are </w:t>
      </w:r>
      <w:r w:rsidR="00844C8C">
        <w:t xml:space="preserve">also </w:t>
      </w:r>
      <w:r w:rsidR="00FE7B06">
        <w:t xml:space="preserve">more likely to be able to hide their traces through the use of Privacy </w:t>
      </w:r>
      <w:r w:rsidR="00844C8C">
        <w:t>Enhancing T</w:t>
      </w:r>
      <w:r w:rsidR="00FE7B06">
        <w:t>echnologies</w:t>
      </w:r>
      <w:r w:rsidR="00844C8C">
        <w:t>, such as VPNs, and TOR</w:t>
      </w:r>
      <w:r w:rsidR="00FE7B06">
        <w:t>.</w:t>
      </w:r>
    </w:p>
    <w:p w14:paraId="7FBAD955" w14:textId="17339CF3" w:rsidR="00FE7B06" w:rsidRDefault="00845F51" w:rsidP="00844C8C">
      <w:pPr>
        <w:pStyle w:val="BodyText"/>
        <w:jc w:val="both"/>
      </w:pPr>
      <w:r>
        <w:lastRenderedPageBreak/>
        <w:t xml:space="preserve">In </w:t>
      </w:r>
      <w:r w:rsidR="00184AC2">
        <w:t>Model 3</w:t>
      </w:r>
      <w:r>
        <w:t xml:space="preserve">, we tested further variables, such as the effect of disposable income, and the </w:t>
      </w:r>
      <w:r w:rsidR="000E3392">
        <w:t xml:space="preserve">share of population with tertiary education. The effect of disposable income is positive and significant at a 95%, while the effect of education is nonsignificant. </w:t>
      </w:r>
      <w:r w:rsidR="0074441C">
        <w:t xml:space="preserve">While this model suffers from higher multicollinearity, it is clear that the individual income effect and the macro-wealth indicator both point to the same direction: people download more from more affluent regions. </w:t>
      </w:r>
    </w:p>
    <w:p w14:paraId="3FB169D6" w14:textId="77777777" w:rsidR="00D04670" w:rsidRDefault="0074441C" w:rsidP="00844C8C">
      <w:pPr>
        <w:pStyle w:val="BodyText"/>
        <w:jc w:val="both"/>
      </w:pPr>
      <w:r>
        <w:t>In models 4 and 5 we introduced the R&amp;D variable, but found no statistically significant effect.</w:t>
      </w:r>
      <w:r w:rsidR="0089017D">
        <w:t xml:space="preserve"> </w:t>
      </w:r>
    </w:p>
    <w:p w14:paraId="3218D854" w14:textId="20594ACC" w:rsidR="0074441C" w:rsidRDefault="00D04670" w:rsidP="00844C8C">
      <w:pPr>
        <w:pStyle w:val="BodyText"/>
        <w:jc w:val="both"/>
      </w:pPr>
      <w:r>
        <w:t>That being said, t</w:t>
      </w:r>
      <w:r w:rsidR="0089017D">
        <w:t xml:space="preserve">he R&amp;D expenditure becomes significant, </w:t>
      </w:r>
      <w:r>
        <w:t xml:space="preserve">and </w:t>
      </w:r>
      <w:r w:rsidR="0089017D">
        <w:t>with a negative sign</w:t>
      </w:r>
      <w:r>
        <w:t>,</w:t>
      </w:r>
      <w:r w:rsidR="0089017D">
        <w:t xml:space="preserve"> if the dependent variable is the downloads per researchers</w:t>
      </w:r>
      <w:r>
        <w:t xml:space="preserve"> (see </w:t>
      </w:r>
      <w:r>
        <w:fldChar w:fldCharType="begin"/>
      </w:r>
      <w:r>
        <w:instrText xml:space="preserve"> REF _Ref40361843 \h </w:instrText>
      </w:r>
      <w:r>
        <w:fldChar w:fldCharType="separate"/>
      </w:r>
      <w:r>
        <w:t xml:space="preserve">Table </w:t>
      </w:r>
      <w:r>
        <w:rPr>
          <w:noProof/>
        </w:rPr>
        <w:t>6</w:t>
      </w:r>
      <w:r>
        <w:fldChar w:fldCharType="end"/>
      </w:r>
      <w:r w:rsidR="00652675">
        <w:t>, Model 6</w:t>
      </w:r>
      <w:r>
        <w:t>)</w:t>
      </w:r>
      <w:r w:rsidR="0089017D">
        <w:t xml:space="preserve">. </w:t>
      </w:r>
      <w:r w:rsidR="00652675">
        <w:t>While t</w:t>
      </w:r>
      <w:r w:rsidR="0089017D">
        <w:t xml:space="preserve">he effect signs for the other relevant variables (GDP_PPS, internet </w:t>
      </w:r>
      <w:r>
        <w:t>proficiency</w:t>
      </w:r>
      <w:r w:rsidR="0089017D">
        <w:t xml:space="preserve">) remain the same, when we normalize downloads for the number of researchers, a higher R&amp;D spending has a moderating effect on the per researcher downloads. </w:t>
      </w:r>
      <w:r w:rsidR="00652675">
        <w:t>This may be the first sign that points to a structural link between the amount of investment into knowledge infrastructures and scholarly piracy.</w:t>
      </w:r>
    </w:p>
    <w:p w14:paraId="43A56281" w14:textId="77777777" w:rsidR="00652675" w:rsidRDefault="00652675" w:rsidP="00844C8C">
      <w:pPr>
        <w:pStyle w:val="BodyText"/>
        <w:jc w:val="both"/>
      </w:pPr>
    </w:p>
    <w:p w14:paraId="3BFD9DD3"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w:t>
      </w:r>
    </w:p>
    <w:p w14:paraId="0B9C7E20" w14:textId="0E56D5DB"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Model </w:t>
      </w:r>
      <w:r w:rsidR="00652675">
        <w:rPr>
          <w:rFonts w:ascii="Lucida Console" w:eastAsia="Times New Roman" w:hAnsi="Lucida Console" w:cs="Courier New"/>
          <w:color w:val="000000"/>
          <w:sz w:val="16"/>
          <w:szCs w:val="16"/>
        </w:rPr>
        <w:t>6</w:t>
      </w:r>
      <w:r w:rsidRPr="0089017D">
        <w:rPr>
          <w:rFonts w:ascii="Lucida Console" w:eastAsia="Times New Roman" w:hAnsi="Lucida Console" w:cs="Courier New"/>
          <w:color w:val="000000"/>
          <w:sz w:val="16"/>
          <w:szCs w:val="16"/>
        </w:rPr>
        <w:t xml:space="preserve">          Model </w:t>
      </w:r>
      <w:r w:rsidR="00652675">
        <w:rPr>
          <w:rFonts w:ascii="Lucida Console" w:eastAsia="Times New Roman" w:hAnsi="Lucida Console" w:cs="Courier New"/>
          <w:color w:val="000000"/>
          <w:sz w:val="16"/>
          <w:szCs w:val="16"/>
        </w:rPr>
        <w:t>7</w:t>
      </w:r>
      <w:r w:rsidRPr="0089017D">
        <w:rPr>
          <w:rFonts w:ascii="Lucida Console" w:eastAsia="Times New Roman" w:hAnsi="Lucida Console" w:cs="Courier New"/>
          <w:color w:val="000000"/>
          <w:sz w:val="16"/>
          <w:szCs w:val="16"/>
        </w:rPr>
        <w:t xml:space="preserve">          Model </w:t>
      </w:r>
      <w:r w:rsidR="00652675">
        <w:rPr>
          <w:rFonts w:ascii="Lucida Console" w:eastAsia="Times New Roman" w:hAnsi="Lucida Console" w:cs="Courier New"/>
          <w:color w:val="000000"/>
          <w:sz w:val="16"/>
          <w:szCs w:val="16"/>
        </w:rPr>
        <w:t>8</w:t>
      </w:r>
      <w:r w:rsidRPr="0089017D">
        <w:rPr>
          <w:rFonts w:ascii="Lucida Console" w:eastAsia="Times New Roman" w:hAnsi="Lucida Console" w:cs="Courier New"/>
          <w:color w:val="000000"/>
          <w:sz w:val="16"/>
          <w:szCs w:val="16"/>
        </w:rPr>
        <w:t xml:space="preserve">      </w:t>
      </w:r>
    </w:p>
    <w:p w14:paraId="0D9F3645"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w:t>
      </w:r>
    </w:p>
    <w:p w14:paraId="2FF1A1BA"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w:t>
      </w:r>
      <w:proofErr w:type="gramStart"/>
      <w:r w:rsidRPr="0089017D">
        <w:rPr>
          <w:rFonts w:ascii="Lucida Console" w:eastAsia="Times New Roman" w:hAnsi="Lucida Console" w:cs="Courier New"/>
          <w:color w:val="000000"/>
          <w:sz w:val="16"/>
          <w:szCs w:val="16"/>
        </w:rPr>
        <w:t xml:space="preserve">Intercept)   </w:t>
      </w:r>
      <w:proofErr w:type="gramEnd"/>
      <w:r w:rsidRPr="0089017D">
        <w:rPr>
          <w:rFonts w:ascii="Lucida Console" w:eastAsia="Times New Roman" w:hAnsi="Lucida Console" w:cs="Courier New"/>
          <w:color w:val="000000"/>
          <w:sz w:val="16"/>
          <w:szCs w:val="16"/>
        </w:rPr>
        <w:t xml:space="preserve">                       5.530 *          8.034 **         6.486 ***  </w:t>
      </w:r>
    </w:p>
    <w:p w14:paraId="63D619EF"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(2.240)       </w:t>
      </w:r>
      <w:proofErr w:type="gramStart"/>
      <w:r w:rsidRPr="0089017D">
        <w:rPr>
          <w:rFonts w:ascii="Lucida Console" w:eastAsia="Times New Roman" w:hAnsi="Lucida Console" w:cs="Courier New"/>
          <w:color w:val="000000"/>
          <w:sz w:val="16"/>
          <w:szCs w:val="16"/>
        </w:rPr>
        <w:t xml:space="preserve">   (</w:t>
      </w:r>
      <w:proofErr w:type="gramEnd"/>
      <w:r w:rsidRPr="0089017D">
        <w:rPr>
          <w:rFonts w:ascii="Lucida Console" w:eastAsia="Times New Roman" w:hAnsi="Lucida Console" w:cs="Courier New"/>
          <w:color w:val="000000"/>
          <w:sz w:val="16"/>
          <w:szCs w:val="16"/>
        </w:rPr>
        <w:t xml:space="preserve">2.546)          (1.147)     </w:t>
      </w:r>
    </w:p>
    <w:p w14:paraId="27ADDCF6"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log(gdp_</w:t>
      </w:r>
      <w:proofErr w:type="gramStart"/>
      <w:r w:rsidRPr="0089017D">
        <w:rPr>
          <w:rFonts w:ascii="Lucida Console" w:eastAsia="Times New Roman" w:hAnsi="Lucida Console" w:cs="Courier New"/>
          <w:color w:val="000000"/>
          <w:sz w:val="16"/>
          <w:szCs w:val="16"/>
        </w:rPr>
        <w:t xml:space="preserve">pps)   </w:t>
      </w:r>
      <w:proofErr w:type="gramEnd"/>
      <w:r w:rsidRPr="0089017D">
        <w:rPr>
          <w:rFonts w:ascii="Lucida Console" w:eastAsia="Times New Roman" w:hAnsi="Lucida Console" w:cs="Courier New"/>
          <w:color w:val="000000"/>
          <w:sz w:val="16"/>
          <w:szCs w:val="16"/>
        </w:rPr>
        <w:t xml:space="preserve">                      0.161 *          0.174 *          0.175      </w:t>
      </w:r>
    </w:p>
    <w:p w14:paraId="54029BDD"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(0.071)       </w:t>
      </w:r>
      <w:proofErr w:type="gramStart"/>
      <w:r w:rsidRPr="0089017D">
        <w:rPr>
          <w:rFonts w:ascii="Lucida Console" w:eastAsia="Times New Roman" w:hAnsi="Lucida Console" w:cs="Courier New"/>
          <w:color w:val="000000"/>
          <w:sz w:val="16"/>
          <w:szCs w:val="16"/>
        </w:rPr>
        <w:t xml:space="preserve">   (</w:t>
      </w:r>
      <w:proofErr w:type="gramEnd"/>
      <w:r w:rsidRPr="0089017D">
        <w:rPr>
          <w:rFonts w:ascii="Lucida Console" w:eastAsia="Times New Roman" w:hAnsi="Lucida Console" w:cs="Courier New"/>
          <w:color w:val="000000"/>
          <w:sz w:val="16"/>
          <w:szCs w:val="16"/>
        </w:rPr>
        <w:t xml:space="preserve">0.078)          (0.113)     </w:t>
      </w:r>
    </w:p>
    <w:p w14:paraId="0322469B"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log(disposable_</w:t>
      </w:r>
      <w:proofErr w:type="gramStart"/>
      <w:r w:rsidRPr="0089017D">
        <w:rPr>
          <w:rFonts w:ascii="Lucida Console" w:eastAsia="Times New Roman" w:hAnsi="Lucida Console" w:cs="Courier New"/>
          <w:color w:val="000000"/>
          <w:sz w:val="16"/>
          <w:szCs w:val="16"/>
        </w:rPr>
        <w:t xml:space="preserve">income)   </w:t>
      </w:r>
      <w:proofErr w:type="gramEnd"/>
      <w:r w:rsidRPr="0089017D">
        <w:rPr>
          <w:rFonts w:ascii="Lucida Console" w:eastAsia="Times New Roman" w:hAnsi="Lucida Console" w:cs="Courier New"/>
          <w:color w:val="000000"/>
          <w:sz w:val="16"/>
          <w:szCs w:val="16"/>
        </w:rPr>
        <w:t xml:space="preserve">            0.148           -0.143                       </w:t>
      </w:r>
    </w:p>
    <w:p w14:paraId="54FB4933"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(0.255)       </w:t>
      </w:r>
      <w:proofErr w:type="gramStart"/>
      <w:r w:rsidRPr="0089017D">
        <w:rPr>
          <w:rFonts w:ascii="Lucida Console" w:eastAsia="Times New Roman" w:hAnsi="Lucida Console" w:cs="Courier New"/>
          <w:color w:val="000000"/>
          <w:sz w:val="16"/>
          <w:szCs w:val="16"/>
        </w:rPr>
        <w:t xml:space="preserve">   (</w:t>
      </w:r>
      <w:proofErr w:type="gramEnd"/>
      <w:r w:rsidRPr="0089017D">
        <w:rPr>
          <w:rFonts w:ascii="Lucida Console" w:eastAsia="Times New Roman" w:hAnsi="Lucida Console" w:cs="Courier New"/>
          <w:color w:val="000000"/>
          <w:sz w:val="16"/>
          <w:szCs w:val="16"/>
        </w:rPr>
        <w:t xml:space="preserve">0.291)                      </w:t>
      </w:r>
    </w:p>
    <w:p w14:paraId="47341FC4"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edu_attainment_total                 0.008           -0.000                       </w:t>
      </w:r>
    </w:p>
    <w:p w14:paraId="35B384CF"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(0.008)       </w:t>
      </w:r>
      <w:proofErr w:type="gramStart"/>
      <w:r w:rsidRPr="0089017D">
        <w:rPr>
          <w:rFonts w:ascii="Lucida Console" w:eastAsia="Times New Roman" w:hAnsi="Lucida Console" w:cs="Courier New"/>
          <w:color w:val="000000"/>
          <w:sz w:val="16"/>
          <w:szCs w:val="16"/>
        </w:rPr>
        <w:t xml:space="preserve">   (</w:t>
      </w:r>
      <w:proofErr w:type="gramEnd"/>
      <w:r w:rsidRPr="0089017D">
        <w:rPr>
          <w:rFonts w:ascii="Lucida Console" w:eastAsia="Times New Roman" w:hAnsi="Lucida Console" w:cs="Courier New"/>
          <w:color w:val="000000"/>
          <w:sz w:val="16"/>
          <w:szCs w:val="16"/>
        </w:rPr>
        <w:t xml:space="preserve">0.009)                      </w:t>
      </w:r>
    </w:p>
    <w:p w14:paraId="42FAD489"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gerd                                -0.253 **        -0.310 ***       -0.155      </w:t>
      </w:r>
    </w:p>
    <w:p w14:paraId="2BB875B8"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(0.079)       </w:t>
      </w:r>
      <w:proofErr w:type="gramStart"/>
      <w:r w:rsidRPr="0089017D">
        <w:rPr>
          <w:rFonts w:ascii="Lucida Console" w:eastAsia="Times New Roman" w:hAnsi="Lucida Console" w:cs="Courier New"/>
          <w:color w:val="000000"/>
          <w:sz w:val="16"/>
          <w:szCs w:val="16"/>
        </w:rPr>
        <w:t xml:space="preserve">   (</w:t>
      </w:r>
      <w:proofErr w:type="gramEnd"/>
      <w:r w:rsidRPr="0089017D">
        <w:rPr>
          <w:rFonts w:ascii="Lucida Console" w:eastAsia="Times New Roman" w:hAnsi="Lucida Console" w:cs="Courier New"/>
          <w:color w:val="000000"/>
          <w:sz w:val="16"/>
          <w:szCs w:val="16"/>
        </w:rPr>
        <w:t xml:space="preserve">0.088)          (0.901)     </w:t>
      </w:r>
    </w:p>
    <w:p w14:paraId="5E88E78A"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internet_use_banking_pc             -0.018 ***                                    </w:t>
      </w:r>
    </w:p>
    <w:p w14:paraId="45276EDA"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(0.004)                                       </w:t>
      </w:r>
    </w:p>
    <w:p w14:paraId="14D4733F"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internet_purchases_last_year_                        -0.006                       </w:t>
      </w:r>
    </w:p>
    <w:p w14:paraId="3555E764"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pc                                                                                </w:t>
      </w:r>
    </w:p>
    <w:p w14:paraId="3B9AC750"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(0.004)                      </w:t>
      </w:r>
    </w:p>
    <w:p w14:paraId="3BDD15B0"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log(gdp_pps</w:t>
      </w:r>
      <w:proofErr w:type="gramStart"/>
      <w:r w:rsidRPr="0089017D">
        <w:rPr>
          <w:rFonts w:ascii="Lucida Console" w:eastAsia="Times New Roman" w:hAnsi="Lucida Console" w:cs="Courier New"/>
          <w:color w:val="000000"/>
          <w:sz w:val="16"/>
          <w:szCs w:val="16"/>
        </w:rPr>
        <w:t>):gerd</w:t>
      </w:r>
      <w:proofErr w:type="gramEnd"/>
      <w:r w:rsidRPr="0089017D">
        <w:rPr>
          <w:rFonts w:ascii="Lucida Console" w:eastAsia="Times New Roman" w:hAnsi="Lucida Console" w:cs="Courier New"/>
          <w:color w:val="000000"/>
          <w:sz w:val="16"/>
          <w:szCs w:val="16"/>
        </w:rPr>
        <w:t xml:space="preserve">                                                     -0.024      </w:t>
      </w:r>
    </w:p>
    <w:p w14:paraId="2B95E1AC"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(0.084)     </w:t>
      </w:r>
    </w:p>
    <w:p w14:paraId="2FFF4A11"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w:t>
      </w:r>
    </w:p>
    <w:p w14:paraId="6FC94C0F"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w:t>
      </w:r>
      <w:proofErr w:type="gramStart"/>
      <w:r w:rsidRPr="0089017D">
        <w:rPr>
          <w:rFonts w:ascii="Lucida Console" w:eastAsia="Times New Roman" w:hAnsi="Lucida Console" w:cs="Courier New"/>
          <w:color w:val="000000"/>
          <w:sz w:val="16"/>
          <w:szCs w:val="16"/>
        </w:rPr>
        <w:t>null.deviance</w:t>
      </w:r>
      <w:proofErr w:type="gramEnd"/>
      <w:r w:rsidRPr="0089017D">
        <w:rPr>
          <w:rFonts w:ascii="Lucida Console" w:eastAsia="Times New Roman" w:hAnsi="Lucida Console" w:cs="Courier New"/>
          <w:color w:val="000000"/>
          <w:sz w:val="16"/>
          <w:szCs w:val="16"/>
        </w:rPr>
        <w:t xml:space="preserve">                   495798.787       495798.787       495798.787      </w:t>
      </w:r>
    </w:p>
    <w:p w14:paraId="1877CC25"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deviance                        362061.621       398536.668       414631.765      </w:t>
      </w:r>
    </w:p>
    <w:p w14:paraId="46DF621C"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w:t>
      </w:r>
    </w:p>
    <w:p w14:paraId="02C3AEA2" w14:textId="77777777" w:rsidR="0089017D" w:rsidRPr="0089017D" w:rsidRDefault="0089017D" w:rsidP="00890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89017D">
        <w:rPr>
          <w:rFonts w:ascii="Lucida Console" w:eastAsia="Times New Roman" w:hAnsi="Lucida Console" w:cs="Courier New"/>
          <w:color w:val="000000"/>
          <w:sz w:val="16"/>
          <w:szCs w:val="16"/>
        </w:rPr>
        <w:t xml:space="preserve">  *** p &lt; 0.001; ** p &lt; 0.01; * p &lt; 0.05.                      </w:t>
      </w:r>
    </w:p>
    <w:p w14:paraId="0075F1E4" w14:textId="77777777" w:rsidR="0089017D" w:rsidRDefault="0089017D" w:rsidP="0089017D">
      <w:pPr>
        <w:pStyle w:val="Caption"/>
      </w:pPr>
    </w:p>
    <w:p w14:paraId="3297756C" w14:textId="0098C97A" w:rsidR="0089017D" w:rsidRPr="0089017D" w:rsidRDefault="0089017D" w:rsidP="0089017D">
      <w:pPr>
        <w:pStyle w:val="Caption"/>
      </w:pPr>
      <w:bookmarkStart w:id="27" w:name="_Ref40361843"/>
      <w:bookmarkStart w:id="28" w:name="_Ref40361838"/>
      <w:r>
        <w:t xml:space="preserve">Table </w:t>
      </w:r>
      <w:r w:rsidR="00E64E9D">
        <w:fldChar w:fldCharType="begin"/>
      </w:r>
      <w:r w:rsidR="00E64E9D">
        <w:instrText xml:space="preserve"> SEQ Table \* AR</w:instrText>
      </w:r>
      <w:r w:rsidR="00E64E9D">
        <w:instrText xml:space="preserve">ABIC </w:instrText>
      </w:r>
      <w:r w:rsidR="00E64E9D">
        <w:fldChar w:fldCharType="separate"/>
      </w:r>
      <w:r>
        <w:rPr>
          <w:noProof/>
        </w:rPr>
        <w:t>6</w:t>
      </w:r>
      <w:r w:rsidR="00E64E9D">
        <w:rPr>
          <w:noProof/>
        </w:rPr>
        <w:fldChar w:fldCharType="end"/>
      </w:r>
      <w:bookmarkEnd w:id="27"/>
      <w:r>
        <w:t>: Dependent variable: download per researcher</w:t>
      </w:r>
      <w:bookmarkEnd w:id="28"/>
    </w:p>
    <w:p w14:paraId="0D2D5975" w14:textId="06A414D0" w:rsidR="00CC38C6" w:rsidRDefault="00CC38C6" w:rsidP="00DB1FEC">
      <w:pPr>
        <w:pStyle w:val="BodyText"/>
      </w:pPr>
      <w:r>
        <w:t xml:space="preserve">In models where the dependent variable is the raw download count (see </w:t>
      </w:r>
      <w:r w:rsidR="00BC1918">
        <w:t>t</w:t>
      </w:r>
      <w:r>
        <w:t xml:space="preserve">he supplementary materials), we find results consistent with those above: wealth and researcher population have significant positive effects, internet proficiency has significant negative effects, R&amp;D </w:t>
      </w:r>
      <w:r w:rsidR="00BC1918">
        <w:t xml:space="preserve">spending, educational attainment, disposable income, or online shopping variables are not or only weakly (ay 95% level) significant. </w:t>
      </w:r>
    </w:p>
    <w:p w14:paraId="47125CCE" w14:textId="358A13FB" w:rsidR="000E3392" w:rsidRDefault="000E3392" w:rsidP="00DB1FEC">
      <w:pPr>
        <w:pStyle w:val="BodyText"/>
      </w:pPr>
      <w:r>
        <w:t>So far</w:t>
      </w:r>
      <w:r w:rsidR="005A0E79">
        <w:t>,</w:t>
      </w:r>
      <w:r>
        <w:t xml:space="preserve"> we have established that wealth and the researcher population are the most significant positive drivers of shadow library usage in Europe. In the next step we build a simple model in which these two variables are in interaction.</w:t>
      </w:r>
      <w:r w:rsidR="00F44313">
        <w:t xml:space="preserve"> In this model</w:t>
      </w:r>
      <w:r w:rsidR="00652675">
        <w:t xml:space="preserve"> (see </w:t>
      </w:r>
      <w:r w:rsidR="00652675">
        <w:fldChar w:fldCharType="begin"/>
      </w:r>
      <w:r w:rsidR="00652675">
        <w:instrText xml:space="preserve"> REF _Ref40362016 \h </w:instrText>
      </w:r>
      <w:r w:rsidR="00652675">
        <w:fldChar w:fldCharType="separate"/>
      </w:r>
      <w:r w:rsidR="00652675">
        <w:t xml:space="preserve">Table </w:t>
      </w:r>
      <w:r w:rsidR="00652675">
        <w:rPr>
          <w:noProof/>
        </w:rPr>
        <w:t>7</w:t>
      </w:r>
      <w:r w:rsidR="00652675">
        <w:fldChar w:fldCharType="end"/>
      </w:r>
      <w:r w:rsidR="00652675">
        <w:t>)</w:t>
      </w:r>
      <w:r w:rsidR="00F44313">
        <w:t>, raw, not normalized download count is the dependent variable, while GDP_PPS  is used is its natural form</w:t>
      </w:r>
      <w:r w:rsidR="005A0E79">
        <w:t>.</w:t>
      </w:r>
    </w:p>
    <w:p w14:paraId="1E101D7B" w14:textId="4B73D365" w:rsidR="00F44313" w:rsidRDefault="00F44313" w:rsidP="00F44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rPr>
      </w:pPr>
    </w:p>
    <w:p w14:paraId="3AD0EF49" w14:textId="77777777" w:rsidR="00F44313" w:rsidRDefault="00F44313" w:rsidP="00F443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rPr>
      </w:pPr>
    </w:p>
    <w:p w14:paraId="02BB539E"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w:t>
      </w:r>
    </w:p>
    <w:p w14:paraId="6783944F" w14:textId="72A4BFCF"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lastRenderedPageBreak/>
        <w:t xml:space="preserve">                                             Model </w:t>
      </w:r>
      <w:r w:rsidR="00652675">
        <w:rPr>
          <w:rFonts w:ascii="Lucida Console" w:eastAsia="Times New Roman" w:hAnsi="Lucida Console" w:cs="Courier New"/>
          <w:color w:val="000000"/>
          <w:sz w:val="16"/>
          <w:szCs w:val="16"/>
        </w:rPr>
        <w:t>9</w:t>
      </w:r>
      <w:r w:rsidRPr="00E8044B">
        <w:rPr>
          <w:rFonts w:ascii="Lucida Console" w:eastAsia="Times New Roman" w:hAnsi="Lucida Console" w:cs="Courier New"/>
          <w:color w:val="000000"/>
          <w:sz w:val="16"/>
          <w:szCs w:val="16"/>
        </w:rPr>
        <w:t xml:space="preserve">        </w:t>
      </w:r>
    </w:p>
    <w:p w14:paraId="3DDD9895"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w:t>
      </w:r>
    </w:p>
    <w:p w14:paraId="79335C99"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w:t>
      </w:r>
      <w:proofErr w:type="gramStart"/>
      <w:r w:rsidRPr="00E8044B">
        <w:rPr>
          <w:rFonts w:ascii="Lucida Console" w:eastAsia="Times New Roman" w:hAnsi="Lucida Console" w:cs="Courier New"/>
          <w:color w:val="000000"/>
          <w:sz w:val="16"/>
          <w:szCs w:val="16"/>
        </w:rPr>
        <w:t xml:space="preserve">Intercept)   </w:t>
      </w:r>
      <w:proofErr w:type="gramEnd"/>
      <w:r w:rsidRPr="00E8044B">
        <w:rPr>
          <w:rFonts w:ascii="Lucida Console" w:eastAsia="Times New Roman" w:hAnsi="Lucida Console" w:cs="Courier New"/>
          <w:color w:val="000000"/>
          <w:sz w:val="16"/>
          <w:szCs w:val="16"/>
        </w:rPr>
        <w:t xml:space="preserve">                                       8.546324e+00 ***  </w:t>
      </w:r>
    </w:p>
    <w:p w14:paraId="42745CEE"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(1.587638e-01)     </w:t>
      </w:r>
    </w:p>
    <w:p w14:paraId="051E0057"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gdp_pps                                              1.050631e-05 ***  </w:t>
      </w:r>
    </w:p>
    <w:p w14:paraId="6AFFAFF7"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(1.278794e-06)     </w:t>
      </w:r>
    </w:p>
    <w:p w14:paraId="6E0E96EE"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researcher_employment_pct                            9.183301e-01 ***  </w:t>
      </w:r>
    </w:p>
    <w:p w14:paraId="40C12092"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(1.158645e-01)     </w:t>
      </w:r>
    </w:p>
    <w:p w14:paraId="4C0B6179"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gdp_</w:t>
      </w:r>
      <w:proofErr w:type="gramStart"/>
      <w:r w:rsidRPr="00E8044B">
        <w:rPr>
          <w:rFonts w:ascii="Lucida Console" w:eastAsia="Times New Roman" w:hAnsi="Lucida Console" w:cs="Courier New"/>
          <w:color w:val="000000"/>
          <w:sz w:val="16"/>
          <w:szCs w:val="16"/>
        </w:rPr>
        <w:t>pps:researcher</w:t>
      </w:r>
      <w:proofErr w:type="gramEnd"/>
      <w:r w:rsidRPr="00E8044B">
        <w:rPr>
          <w:rFonts w:ascii="Lucida Console" w:eastAsia="Times New Roman" w:hAnsi="Lucida Console" w:cs="Courier New"/>
          <w:color w:val="000000"/>
          <w:sz w:val="16"/>
          <w:szCs w:val="16"/>
        </w:rPr>
        <w:t xml:space="preserve">_employment_pct                   -3.479490e-06 ***  </w:t>
      </w:r>
    </w:p>
    <w:p w14:paraId="6BA73007"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(7.194871e-07)     </w:t>
      </w:r>
    </w:p>
    <w:p w14:paraId="07EA6AEB"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w:t>
      </w:r>
    </w:p>
    <w:p w14:paraId="47145BEA"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w:t>
      </w:r>
      <w:proofErr w:type="gramStart"/>
      <w:r w:rsidRPr="00E8044B">
        <w:rPr>
          <w:rFonts w:ascii="Lucida Console" w:eastAsia="Times New Roman" w:hAnsi="Lucida Console" w:cs="Courier New"/>
          <w:color w:val="000000"/>
          <w:sz w:val="16"/>
          <w:szCs w:val="16"/>
        </w:rPr>
        <w:t>null.deviance</w:t>
      </w:r>
      <w:proofErr w:type="gramEnd"/>
      <w:r w:rsidRPr="00E8044B">
        <w:rPr>
          <w:rFonts w:ascii="Lucida Console" w:eastAsia="Times New Roman" w:hAnsi="Lucida Console" w:cs="Courier New"/>
          <w:color w:val="000000"/>
          <w:sz w:val="16"/>
          <w:szCs w:val="16"/>
        </w:rPr>
        <w:t xml:space="preserve">                                        7.192467e+06      </w:t>
      </w:r>
    </w:p>
    <w:p w14:paraId="7316EFBB" w14:textId="3D83853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w:t>
      </w:r>
      <w:r w:rsidR="00046898" w:rsidRPr="00046898">
        <w:rPr>
          <w:rFonts w:ascii="Lucida Console" w:eastAsia="Times New Roman" w:hAnsi="Lucida Console" w:cs="Courier New"/>
          <w:color w:val="000000"/>
          <w:sz w:val="16"/>
          <w:szCs w:val="16"/>
        </w:rPr>
        <w:t>resi</w:t>
      </w:r>
      <w:r w:rsidR="00046898">
        <w:rPr>
          <w:rFonts w:ascii="Lucida Console" w:eastAsia="Times New Roman" w:hAnsi="Lucida Console" w:cs="Courier New"/>
          <w:color w:val="000000"/>
          <w:sz w:val="16"/>
          <w:szCs w:val="16"/>
        </w:rPr>
        <w:t xml:space="preserve">dual </w:t>
      </w:r>
      <w:r w:rsidRPr="00E8044B">
        <w:rPr>
          <w:rFonts w:ascii="Lucida Console" w:eastAsia="Times New Roman" w:hAnsi="Lucida Console" w:cs="Courier New"/>
          <w:color w:val="000000"/>
          <w:sz w:val="16"/>
          <w:szCs w:val="16"/>
        </w:rPr>
        <w:t xml:space="preserve">deviance                                    3.556374e+06      </w:t>
      </w:r>
    </w:p>
    <w:p w14:paraId="51F7BCF6"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w:t>
      </w:r>
    </w:p>
    <w:p w14:paraId="28191617" w14:textId="77777777" w:rsidR="00E8044B" w:rsidRPr="00E8044B" w:rsidRDefault="00E8044B" w:rsidP="00E804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6"/>
          <w:szCs w:val="16"/>
        </w:rPr>
      </w:pPr>
      <w:r w:rsidRPr="00E8044B">
        <w:rPr>
          <w:rFonts w:ascii="Lucida Console" w:eastAsia="Times New Roman" w:hAnsi="Lucida Console" w:cs="Courier New"/>
          <w:color w:val="000000"/>
          <w:sz w:val="16"/>
          <w:szCs w:val="16"/>
        </w:rPr>
        <w:t xml:space="preserve">  *** p &lt; 1.000000e-03; ** p &lt; 1.000000e-02; * p &lt; 5.000000e-02.         </w:t>
      </w:r>
    </w:p>
    <w:p w14:paraId="74932AB6" w14:textId="77777777" w:rsidR="009D3094" w:rsidRPr="00046898" w:rsidRDefault="009D3094" w:rsidP="009D3094">
      <w:pPr>
        <w:pStyle w:val="Caption"/>
        <w:rPr>
          <w:sz w:val="14"/>
          <w:szCs w:val="14"/>
        </w:rPr>
      </w:pPr>
    </w:p>
    <w:p w14:paraId="3F8F837D" w14:textId="34393D69" w:rsidR="009D3094" w:rsidRDefault="009D3094" w:rsidP="009D3094">
      <w:pPr>
        <w:pStyle w:val="Caption"/>
      </w:pPr>
      <w:bookmarkStart w:id="29" w:name="_Ref40362016"/>
      <w:r>
        <w:t xml:space="preserve">Table </w:t>
      </w:r>
      <w:r w:rsidR="00E64E9D">
        <w:fldChar w:fldCharType="begin"/>
      </w:r>
      <w:r w:rsidR="00E64E9D">
        <w:instrText xml:space="preserve"> SEQ Table \* ARABIC </w:instrText>
      </w:r>
      <w:r w:rsidR="00E64E9D">
        <w:fldChar w:fldCharType="separate"/>
      </w:r>
      <w:r w:rsidR="0089017D">
        <w:rPr>
          <w:noProof/>
        </w:rPr>
        <w:t>7</w:t>
      </w:r>
      <w:r w:rsidR="00E64E9D">
        <w:rPr>
          <w:noProof/>
        </w:rPr>
        <w:fldChar w:fldCharType="end"/>
      </w:r>
      <w:bookmarkEnd w:id="29"/>
      <w:r>
        <w:t>: simple interaction model with count as dependent variable</w:t>
      </w:r>
    </w:p>
    <w:p w14:paraId="015141DE" w14:textId="528AE543" w:rsidR="000E3392" w:rsidRPr="00F44313" w:rsidRDefault="00F44313" w:rsidP="00DB1FEC">
      <w:pPr>
        <w:pStyle w:val="BodyText"/>
      </w:pPr>
      <w:r>
        <w:t xml:space="preserve">In </w:t>
      </w:r>
      <w:r w:rsidR="009D3094">
        <w:t>M</w:t>
      </w:r>
      <w:r>
        <w:t>odel</w:t>
      </w:r>
      <w:r w:rsidR="009D3094">
        <w:t xml:space="preserve"> </w:t>
      </w:r>
      <w:r w:rsidR="00CC38C6">
        <w:t>9</w:t>
      </w:r>
      <w:r>
        <w:t xml:space="preserve"> all coefficients are highly significant, with a negative interaction term. This suggests that within the EU, even if two regions have similar researcher density, wealthier regions use shadow libraries more. The difference between rich and poor regions is </w:t>
      </w:r>
      <w:r w:rsidR="005A0E79">
        <w:t>s</w:t>
      </w:r>
      <w:r>
        <w:t>ignificant, and diminishes with wealth only slightly.</w:t>
      </w:r>
    </w:p>
    <w:p w14:paraId="4B09968C" w14:textId="6432C736" w:rsidR="00F44313" w:rsidRDefault="00F44313" w:rsidP="009D3094">
      <w:pPr>
        <w:pStyle w:val="BodyText"/>
        <w:jc w:val="center"/>
      </w:pPr>
      <w:r>
        <w:rPr>
          <w:noProof/>
        </w:rPr>
        <w:drawing>
          <wp:inline distT="0" distB="0" distL="0" distR="0" wp14:anchorId="5B45E923" wp14:editId="3BE53BC5">
            <wp:extent cx="4016963" cy="247904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2379" cy="2488554"/>
                    </a:xfrm>
                    <a:prstGeom prst="rect">
                      <a:avLst/>
                    </a:prstGeom>
                  </pic:spPr>
                </pic:pic>
              </a:graphicData>
            </a:graphic>
          </wp:inline>
        </w:drawing>
      </w:r>
    </w:p>
    <w:p w14:paraId="0B1149DF" w14:textId="6A3F5675" w:rsidR="009D3094" w:rsidRDefault="009D3094" w:rsidP="009D3094">
      <w:pPr>
        <w:pStyle w:val="Caption"/>
      </w:pPr>
      <w:r>
        <w:t xml:space="preserve">Figure </w:t>
      </w:r>
      <w:r w:rsidR="00E64E9D">
        <w:fldChar w:fldCharType="begin"/>
      </w:r>
      <w:r w:rsidR="00E64E9D">
        <w:instrText xml:space="preserve"> SEQ Figure \* ARABIC </w:instrText>
      </w:r>
      <w:r w:rsidR="00E64E9D">
        <w:fldChar w:fldCharType="separate"/>
      </w:r>
      <w:r w:rsidR="00927D97">
        <w:rPr>
          <w:noProof/>
        </w:rPr>
        <w:t>5</w:t>
      </w:r>
      <w:r w:rsidR="00E64E9D">
        <w:rPr>
          <w:noProof/>
        </w:rPr>
        <w:fldChar w:fldCharType="end"/>
      </w:r>
      <w:r>
        <w:t>: Interaction effects between GDP_PPS and researcher employment percentage, with count as dependent variable</w:t>
      </w:r>
    </w:p>
    <w:p w14:paraId="501358AE" w14:textId="4A07BC7B" w:rsidR="000E3392" w:rsidRPr="00046898" w:rsidRDefault="00046898" w:rsidP="00046898">
      <w:pPr>
        <w:rPr>
          <w:b/>
          <w:bCs/>
          <w:sz w:val="24"/>
          <w:szCs w:val="24"/>
        </w:rPr>
      </w:pPr>
      <w:r>
        <w:rPr>
          <w:b/>
          <w:bCs/>
        </w:rPr>
        <w:br w:type="page"/>
      </w:r>
      <w:r w:rsidR="00F44313" w:rsidRPr="00046898">
        <w:rPr>
          <w:b/>
          <w:bCs/>
          <w:sz w:val="24"/>
          <w:szCs w:val="24"/>
        </w:rPr>
        <w:lastRenderedPageBreak/>
        <w:t>Discussion</w:t>
      </w:r>
    </w:p>
    <w:p w14:paraId="5DC059E0" w14:textId="4F0F643D" w:rsidR="000129EE" w:rsidRDefault="000129EE" w:rsidP="000129EE"/>
    <w:p w14:paraId="2F0C0D50" w14:textId="79B70C53" w:rsidR="00276E01" w:rsidRPr="00276E01" w:rsidRDefault="000129EE" w:rsidP="00276E01">
      <w:pPr>
        <w:jc w:val="both"/>
        <w:rPr>
          <w:sz w:val="24"/>
          <w:szCs w:val="24"/>
        </w:rPr>
      </w:pPr>
      <w:r w:rsidRPr="005A0E79">
        <w:rPr>
          <w:sz w:val="24"/>
          <w:szCs w:val="24"/>
        </w:rPr>
        <w:t>The European models are in line with our global models and suggest that similar logics are in place within the European Union as globally. We identified two main drivers of the demand of pirated knowledge: the presence of knowledge</w:t>
      </w:r>
      <w:r w:rsidR="00354E75">
        <w:rPr>
          <w:sz w:val="24"/>
          <w:szCs w:val="24"/>
        </w:rPr>
        <w:t>-</w:t>
      </w:r>
      <w:r w:rsidRPr="005A0E79">
        <w:rPr>
          <w:sz w:val="24"/>
          <w:szCs w:val="24"/>
        </w:rPr>
        <w:t xml:space="preserve">intensive economic activity and wealth. Just as in the </w:t>
      </w:r>
      <w:r w:rsidR="00354E75">
        <w:rPr>
          <w:sz w:val="24"/>
          <w:szCs w:val="24"/>
        </w:rPr>
        <w:t xml:space="preserve">case of the </w:t>
      </w:r>
      <w:r w:rsidRPr="005A0E79">
        <w:rPr>
          <w:sz w:val="24"/>
          <w:szCs w:val="24"/>
        </w:rPr>
        <w:t>global models, the number of researchers sets the baseline demand: the production of knowledge requires knowledge. However</w:t>
      </w:r>
      <w:r w:rsidR="005A0E79" w:rsidRPr="005A0E79">
        <w:rPr>
          <w:sz w:val="24"/>
          <w:szCs w:val="24"/>
        </w:rPr>
        <w:t>,</w:t>
      </w:r>
      <w:r w:rsidRPr="005A0E79">
        <w:rPr>
          <w:sz w:val="24"/>
          <w:szCs w:val="24"/>
        </w:rPr>
        <w:t xml:space="preserve"> the wealth</w:t>
      </w:r>
      <w:r w:rsidR="005A0E79" w:rsidRPr="005A0E79">
        <w:rPr>
          <w:sz w:val="24"/>
          <w:szCs w:val="24"/>
        </w:rPr>
        <w:t>-</w:t>
      </w:r>
      <w:r w:rsidRPr="005A0E79">
        <w:rPr>
          <w:sz w:val="24"/>
          <w:szCs w:val="24"/>
        </w:rPr>
        <w:t>related infrastructural limitations do not translate into relatively higher shad</w:t>
      </w:r>
      <w:r w:rsidR="005A0E79" w:rsidRPr="005A0E79">
        <w:rPr>
          <w:sz w:val="24"/>
          <w:szCs w:val="24"/>
        </w:rPr>
        <w:t>o</w:t>
      </w:r>
      <w:r w:rsidRPr="005A0E79">
        <w:rPr>
          <w:sz w:val="24"/>
          <w:szCs w:val="24"/>
        </w:rPr>
        <w:t xml:space="preserve">w library use, because wealth also defines a knowledge absorption capacity. </w:t>
      </w:r>
      <w:r w:rsidR="00BC1918">
        <w:rPr>
          <w:sz w:val="24"/>
          <w:szCs w:val="24"/>
        </w:rPr>
        <w:t xml:space="preserve">We found some support for this in the download per researcher model, where we found a strong, and significant negative effect of R&amp;D investment on per researcher download volumes. </w:t>
      </w:r>
      <w:r w:rsidR="00276E01" w:rsidRPr="00276E01">
        <w:rPr>
          <w:sz w:val="24"/>
          <w:szCs w:val="24"/>
        </w:rPr>
        <w:t xml:space="preserve">We have also seen that wealth growth has </w:t>
      </w:r>
      <w:r w:rsidR="00276E01">
        <w:rPr>
          <w:sz w:val="24"/>
          <w:szCs w:val="24"/>
        </w:rPr>
        <w:t xml:space="preserve">a </w:t>
      </w:r>
      <w:r w:rsidR="00276E01" w:rsidRPr="00276E01">
        <w:rPr>
          <w:sz w:val="24"/>
          <w:szCs w:val="24"/>
        </w:rPr>
        <w:t xml:space="preserve">slightly diminishing effect on shadow library use: some of the </w:t>
      </w:r>
      <w:r w:rsidR="00276E01">
        <w:rPr>
          <w:sz w:val="24"/>
          <w:szCs w:val="24"/>
        </w:rPr>
        <w:t xml:space="preserve">extra </w:t>
      </w:r>
      <w:r w:rsidR="00276E01" w:rsidRPr="00276E01">
        <w:rPr>
          <w:sz w:val="24"/>
          <w:szCs w:val="24"/>
        </w:rPr>
        <w:t>wealth probably sustains infrastructures which better cater for the extra demand.</w:t>
      </w:r>
    </w:p>
    <w:p w14:paraId="1C8548C9" w14:textId="2EA7A4DC" w:rsidR="000129EE" w:rsidRPr="005A0E79" w:rsidRDefault="00BC1918" w:rsidP="005A0E79">
      <w:pPr>
        <w:jc w:val="both"/>
        <w:rPr>
          <w:sz w:val="24"/>
          <w:szCs w:val="24"/>
        </w:rPr>
      </w:pPr>
      <w:r>
        <w:rPr>
          <w:sz w:val="24"/>
          <w:szCs w:val="24"/>
        </w:rPr>
        <w:t xml:space="preserve"> </w:t>
      </w:r>
      <w:r w:rsidR="000129EE" w:rsidRPr="005A0E79">
        <w:rPr>
          <w:sz w:val="24"/>
          <w:szCs w:val="24"/>
        </w:rPr>
        <w:t>Researchers in less wealthy regions may face hurdles more important than legal access</w:t>
      </w:r>
      <w:r w:rsidR="00276E01">
        <w:rPr>
          <w:sz w:val="24"/>
          <w:szCs w:val="24"/>
        </w:rPr>
        <w:t xml:space="preserve">. The authors have personal experience of at least some of those hurdles. Researchers in less wealthy  </w:t>
      </w:r>
      <w:r w:rsidR="000129EE" w:rsidRPr="005A0E79">
        <w:rPr>
          <w:sz w:val="24"/>
          <w:szCs w:val="24"/>
        </w:rPr>
        <w:t xml:space="preserve"> </w:t>
      </w:r>
      <w:r w:rsidR="00276E01">
        <w:rPr>
          <w:sz w:val="24"/>
          <w:szCs w:val="24"/>
        </w:rPr>
        <w:t>regions may not be able to fully sustain themselves through a single academic research job. T</w:t>
      </w:r>
      <w:r w:rsidR="000129EE" w:rsidRPr="005A0E79">
        <w:rPr>
          <w:sz w:val="24"/>
          <w:szCs w:val="24"/>
        </w:rPr>
        <w:t>he need to do second and third jobs to sustain themselves</w:t>
      </w:r>
      <w:r w:rsidR="00276E01">
        <w:rPr>
          <w:sz w:val="24"/>
          <w:szCs w:val="24"/>
        </w:rPr>
        <w:t xml:space="preserve"> may limit their time they can dedicate to library use, piratical or otherwise</w:t>
      </w:r>
      <w:r w:rsidR="000129EE" w:rsidRPr="005A0E79">
        <w:rPr>
          <w:sz w:val="24"/>
          <w:szCs w:val="24"/>
        </w:rPr>
        <w:t>. Also</w:t>
      </w:r>
      <w:r w:rsidR="005A0E79" w:rsidRPr="005A0E79">
        <w:rPr>
          <w:sz w:val="24"/>
          <w:szCs w:val="24"/>
        </w:rPr>
        <w:t>,</w:t>
      </w:r>
      <w:r w:rsidR="000129EE" w:rsidRPr="005A0E79">
        <w:rPr>
          <w:sz w:val="24"/>
          <w:szCs w:val="24"/>
        </w:rPr>
        <w:t xml:space="preserve"> many of them see less usefulness of a predominantly English language shadow library, if their educational and research activities are not intended to the </w:t>
      </w:r>
      <w:r w:rsidR="00BA7BFF" w:rsidRPr="005A0E79">
        <w:rPr>
          <w:sz w:val="24"/>
          <w:szCs w:val="24"/>
        </w:rPr>
        <w:t>English-speaking</w:t>
      </w:r>
      <w:r w:rsidR="000129EE" w:rsidRPr="005A0E79">
        <w:rPr>
          <w:sz w:val="24"/>
          <w:szCs w:val="24"/>
        </w:rPr>
        <w:t xml:space="preserve"> </w:t>
      </w:r>
      <w:r w:rsidR="00FB6C3C" w:rsidRPr="005A0E79">
        <w:rPr>
          <w:sz w:val="24"/>
          <w:szCs w:val="24"/>
        </w:rPr>
        <w:t xml:space="preserve">global market. </w:t>
      </w:r>
      <w:r>
        <w:rPr>
          <w:sz w:val="24"/>
          <w:szCs w:val="24"/>
        </w:rPr>
        <w:t xml:space="preserve"> </w:t>
      </w:r>
    </w:p>
    <w:p w14:paraId="38268239" w14:textId="35A5B7F0" w:rsidR="005A0E79" w:rsidRDefault="005A0E79">
      <w:pPr>
        <w:rPr>
          <w:rFonts w:asciiTheme="majorHAnsi" w:eastAsiaTheme="majorEastAsia" w:hAnsiTheme="majorHAnsi" w:cstheme="majorBidi"/>
          <w:color w:val="5B9BD5" w:themeColor="accent1"/>
          <w:sz w:val="32"/>
          <w:szCs w:val="32"/>
        </w:rPr>
      </w:pPr>
    </w:p>
    <w:p w14:paraId="0ACB5E4E" w14:textId="7B02DEB3" w:rsidR="00364511" w:rsidRDefault="008D58B8" w:rsidP="00364511">
      <w:pPr>
        <w:pStyle w:val="Heading2"/>
        <w:numPr>
          <w:ilvl w:val="1"/>
          <w:numId w:val="3"/>
        </w:numPr>
        <w:rPr>
          <w:b w:val="0"/>
          <w:bCs w:val="0"/>
        </w:rPr>
      </w:pPr>
      <w:r>
        <w:rPr>
          <w:b w:val="0"/>
          <w:bCs w:val="0"/>
        </w:rPr>
        <w:t xml:space="preserve">Inductive </w:t>
      </w:r>
      <w:r w:rsidR="00364511" w:rsidRPr="00364511">
        <w:rPr>
          <w:b w:val="0"/>
          <w:bCs w:val="0"/>
        </w:rPr>
        <w:t>models</w:t>
      </w:r>
    </w:p>
    <w:p w14:paraId="2CAE0C89" w14:textId="18400AFF" w:rsidR="00364511" w:rsidRDefault="00364511" w:rsidP="00A1050C">
      <w:pPr>
        <w:pStyle w:val="BodyText"/>
        <w:jc w:val="both"/>
      </w:pPr>
      <w:r>
        <w:t>So far</w:t>
      </w:r>
      <w:r w:rsidR="008D58B8">
        <w:t>,</w:t>
      </w:r>
      <w:r>
        <w:t xml:space="preserve"> we have been replicating the global models within the EU. The dataset, however, allows us to switch modelling approaches, and look for patters in the data on w</w:t>
      </w:r>
      <w:r w:rsidR="005A0E79">
        <w:t>h</w:t>
      </w:r>
      <w:r>
        <w:t>ich new hypotheses can be formulated.</w:t>
      </w:r>
      <w:r w:rsidR="008D58B8">
        <w:t xml:space="preserve"> First, we looked at the spatial autocorrelation of data, </w:t>
      </w:r>
      <w:r w:rsidR="005D6975">
        <w:t xml:space="preserve">second, </w:t>
      </w:r>
      <w:r w:rsidR="008D58B8">
        <w:t>we used different approaches to find new patterns in the data.</w:t>
      </w:r>
    </w:p>
    <w:p w14:paraId="1E93CDF3" w14:textId="77777777" w:rsidR="005A0E79" w:rsidRPr="009D3094" w:rsidRDefault="005A0E79" w:rsidP="009D3094">
      <w:pPr>
        <w:rPr>
          <w:b/>
          <w:bCs/>
        </w:rPr>
      </w:pPr>
    </w:p>
    <w:p w14:paraId="12431333" w14:textId="77777777" w:rsidR="008D58B8" w:rsidRDefault="008D58B8" w:rsidP="009D3094">
      <w:r w:rsidRPr="009D3094">
        <w:rPr>
          <w:b/>
          <w:bCs/>
        </w:rPr>
        <w:t>4.2.1. Spatial autocorrelation</w:t>
      </w:r>
    </w:p>
    <w:p w14:paraId="5C368E72" w14:textId="484F77A6" w:rsidR="008D58B8" w:rsidRPr="00A1050C" w:rsidRDefault="008D58B8" w:rsidP="00A1050C">
      <w:pPr>
        <w:jc w:val="both"/>
        <w:rPr>
          <w:sz w:val="24"/>
          <w:szCs w:val="24"/>
        </w:rPr>
      </w:pPr>
      <w:r w:rsidRPr="00A1050C">
        <w:rPr>
          <w:sz w:val="24"/>
          <w:szCs w:val="24"/>
        </w:rPr>
        <w:t xml:space="preserve">The analysis of spatial autocorrelation reveals if shadow library usage is geographically clustered, for example, because the underlying social, economic activities are also </w:t>
      </w:r>
      <w:r w:rsidR="00A1050C">
        <w:rPr>
          <w:sz w:val="24"/>
          <w:szCs w:val="24"/>
        </w:rPr>
        <w:t>clustering</w:t>
      </w:r>
      <w:r w:rsidRPr="00A1050C">
        <w:rPr>
          <w:sz w:val="24"/>
          <w:szCs w:val="24"/>
        </w:rPr>
        <w:t xml:space="preserve">, or because user communities are clustered (for linguistic reasons, or because the knowledge about shadow libraries dissipates in close-knit trust networks). </w:t>
      </w:r>
      <w:r w:rsidR="0057664A">
        <w:rPr>
          <w:sz w:val="24"/>
          <w:szCs w:val="24"/>
        </w:rPr>
        <w:t>The ability to examine spatial autocorrelation is an important check on the robustness of our methodology.  Given that we do not have access to individual downloader data, only territorial aggregates of downloads,</w:t>
      </w:r>
      <w:r w:rsidR="00FF7178">
        <w:rPr>
          <w:sz w:val="24"/>
          <w:szCs w:val="24"/>
        </w:rPr>
        <w:t xml:space="preserve"> we want to make sure that downloading in geographical space is not happening randomly. </w:t>
      </w:r>
      <w:r w:rsidRPr="00A1050C">
        <w:rPr>
          <w:sz w:val="24"/>
          <w:szCs w:val="24"/>
        </w:rPr>
        <w:t>We have examined the spatial autocorrelation using the `</w:t>
      </w:r>
      <w:proofErr w:type="spellStart"/>
      <w:r w:rsidRPr="00A1050C">
        <w:rPr>
          <w:sz w:val="24"/>
          <w:szCs w:val="24"/>
        </w:rPr>
        <w:t>spdep</w:t>
      </w:r>
      <w:proofErr w:type="spellEnd"/>
      <w:r w:rsidRPr="00A1050C">
        <w:rPr>
          <w:sz w:val="24"/>
          <w:szCs w:val="24"/>
        </w:rPr>
        <w:t xml:space="preserve">` package of </w:t>
      </w:r>
      <w:proofErr w:type="spellStart"/>
      <w:r w:rsidRPr="00A1050C">
        <w:rPr>
          <w:sz w:val="24"/>
          <w:szCs w:val="24"/>
        </w:rPr>
        <w:t>Bivand</w:t>
      </w:r>
      <w:proofErr w:type="spellEnd"/>
      <w:r w:rsidRPr="00A1050C">
        <w:rPr>
          <w:sz w:val="24"/>
          <w:szCs w:val="24"/>
        </w:rPr>
        <w:t xml:space="preserve">, </w:t>
      </w:r>
      <w:proofErr w:type="spellStart"/>
      <w:r w:rsidRPr="00A1050C">
        <w:rPr>
          <w:sz w:val="24"/>
          <w:szCs w:val="24"/>
        </w:rPr>
        <w:t>Pebesma</w:t>
      </w:r>
      <w:proofErr w:type="spellEnd"/>
      <w:r w:rsidRPr="00A1050C">
        <w:rPr>
          <w:sz w:val="24"/>
          <w:szCs w:val="24"/>
        </w:rPr>
        <w:t xml:space="preserve"> and Gomez-Rubio.</w:t>
      </w:r>
    </w:p>
    <w:p w14:paraId="1EBDE9F0" w14:textId="244D9ED2" w:rsidR="008D58B8" w:rsidRPr="00A1050C" w:rsidRDefault="008D58B8" w:rsidP="00A1050C">
      <w:pPr>
        <w:jc w:val="both"/>
        <w:rPr>
          <w:sz w:val="24"/>
          <w:szCs w:val="24"/>
        </w:rPr>
      </w:pPr>
      <w:r w:rsidRPr="00A1050C">
        <w:rPr>
          <w:sz w:val="24"/>
          <w:szCs w:val="24"/>
        </w:rPr>
        <w:lastRenderedPageBreak/>
        <w:t xml:space="preserve">In the case of the download count variable, Moran's I statistic takes the value of 0.042 with a p-value of 0.094, so we can only reject the randomness of downloads at a 90% significance level. The positive z value means that the downloads are clustering, i.e. NUTS2 regions with high download numbers tend to be neighbors of NUTS2 regions with high download numbers.  </w:t>
      </w:r>
      <w:r w:rsidR="00A1050C">
        <w:rPr>
          <w:sz w:val="24"/>
          <w:szCs w:val="24"/>
        </w:rPr>
        <w:t>I</w:t>
      </w:r>
      <w:r w:rsidRPr="00A1050C">
        <w:rPr>
          <w:sz w:val="24"/>
          <w:szCs w:val="24"/>
        </w:rPr>
        <w:t>f we run the same test on the GDP adjusted by purchasing power standard, we see a very similar level of spatial autocorrelation</w:t>
      </w:r>
      <w:r w:rsidR="00A1050C">
        <w:rPr>
          <w:sz w:val="24"/>
          <w:szCs w:val="24"/>
        </w:rPr>
        <w:t>:</w:t>
      </w:r>
      <w:r w:rsidR="00A1050C" w:rsidRPr="00A1050C">
        <w:rPr>
          <w:sz w:val="24"/>
          <w:szCs w:val="24"/>
        </w:rPr>
        <w:t xml:space="preserve"> Moran's I statistic </w:t>
      </w:r>
      <w:r w:rsidR="00A1050C">
        <w:rPr>
          <w:sz w:val="24"/>
          <w:szCs w:val="24"/>
        </w:rPr>
        <w:t xml:space="preserve">is </w:t>
      </w:r>
      <w:r w:rsidRPr="00A1050C">
        <w:rPr>
          <w:sz w:val="24"/>
          <w:szCs w:val="24"/>
        </w:rPr>
        <w:t>0.044017, p-value = 0.077</w:t>
      </w:r>
      <w:r w:rsidR="00A1050C" w:rsidRPr="00A1050C">
        <w:rPr>
          <w:sz w:val="24"/>
          <w:szCs w:val="24"/>
        </w:rPr>
        <w:t>.</w:t>
      </w:r>
    </w:p>
    <w:p w14:paraId="53289E57" w14:textId="053E020D" w:rsidR="008D58B8" w:rsidRPr="00A1050C" w:rsidRDefault="00F37F05" w:rsidP="00977247">
      <w:pPr>
        <w:jc w:val="both"/>
        <w:rPr>
          <w:sz w:val="24"/>
          <w:szCs w:val="24"/>
        </w:rPr>
      </w:pPr>
      <w:r w:rsidRPr="00A1050C">
        <w:rPr>
          <w:sz w:val="24"/>
          <w:szCs w:val="24"/>
        </w:rPr>
        <w:t>The results, at least on the NUTS2 level do not point to well-defined download centers within Europe, and their strong similarity with how GDP is geographically distributed</w:t>
      </w:r>
      <w:r w:rsidR="00A1050C">
        <w:rPr>
          <w:sz w:val="24"/>
          <w:szCs w:val="24"/>
        </w:rPr>
        <w:t>,</w:t>
      </w:r>
      <w:r w:rsidRPr="00A1050C">
        <w:rPr>
          <w:sz w:val="24"/>
          <w:szCs w:val="24"/>
        </w:rPr>
        <w:t xml:space="preserve"> suggests that </w:t>
      </w:r>
      <w:r w:rsidR="005D6975">
        <w:rPr>
          <w:sz w:val="24"/>
          <w:szCs w:val="24"/>
        </w:rPr>
        <w:t xml:space="preserve">it is unlikely that downloads follow a random pattern, and are closely </w:t>
      </w:r>
      <w:r w:rsidR="00FA36D7">
        <w:rPr>
          <w:sz w:val="24"/>
          <w:szCs w:val="24"/>
        </w:rPr>
        <w:t xml:space="preserve">related to the </w:t>
      </w:r>
      <w:r w:rsidRPr="00A1050C">
        <w:rPr>
          <w:sz w:val="24"/>
          <w:szCs w:val="24"/>
        </w:rPr>
        <w:t>social, economic factors</w:t>
      </w:r>
      <w:r w:rsidR="00FA36D7">
        <w:rPr>
          <w:sz w:val="24"/>
          <w:szCs w:val="24"/>
        </w:rPr>
        <w:t xml:space="preserve"> that define the wealth of a region in general</w:t>
      </w:r>
      <w:r w:rsidRPr="00A1050C">
        <w:rPr>
          <w:sz w:val="24"/>
          <w:szCs w:val="24"/>
        </w:rPr>
        <w:t>.</w:t>
      </w:r>
      <w:r w:rsidR="00257D00">
        <w:rPr>
          <w:sz w:val="24"/>
          <w:szCs w:val="24"/>
        </w:rPr>
        <w:t xml:space="preserve"> </w:t>
      </w:r>
      <w:r w:rsidR="006C6554">
        <w:rPr>
          <w:sz w:val="24"/>
          <w:szCs w:val="24"/>
        </w:rPr>
        <w:t xml:space="preserve"> </w:t>
      </w:r>
    </w:p>
    <w:p w14:paraId="5AC750B9" w14:textId="40CF420F" w:rsidR="00D8648B" w:rsidRPr="009D3094" w:rsidRDefault="00D8648B" w:rsidP="009D3094">
      <w:pPr>
        <w:rPr>
          <w:b/>
          <w:bCs/>
        </w:rPr>
      </w:pPr>
      <w:r w:rsidRPr="009D3094">
        <w:rPr>
          <w:b/>
          <w:bCs/>
        </w:rPr>
        <w:t>4.2.2. Random forest models</w:t>
      </w:r>
    </w:p>
    <w:p w14:paraId="7960D147" w14:textId="093D15D7" w:rsidR="00A1050C" w:rsidRDefault="00E10615" w:rsidP="00C03D2E">
      <w:pPr>
        <w:jc w:val="both"/>
        <w:rPr>
          <w:sz w:val="24"/>
          <w:szCs w:val="24"/>
        </w:rPr>
      </w:pPr>
      <w:r>
        <w:rPr>
          <w:sz w:val="24"/>
          <w:szCs w:val="24"/>
        </w:rPr>
        <w:t xml:space="preserve">We </w:t>
      </w:r>
      <w:r w:rsidR="006764A5">
        <w:rPr>
          <w:sz w:val="24"/>
          <w:szCs w:val="24"/>
        </w:rPr>
        <w:t xml:space="preserve">also </w:t>
      </w:r>
      <w:r>
        <w:rPr>
          <w:sz w:val="24"/>
          <w:szCs w:val="24"/>
        </w:rPr>
        <w:t xml:space="preserve">ran random forest models </w:t>
      </w:r>
      <w:r w:rsidR="00D8648B" w:rsidRPr="00A1050C">
        <w:rPr>
          <w:sz w:val="24"/>
          <w:szCs w:val="24"/>
        </w:rPr>
        <w:t xml:space="preserve">to identify which variables out of the 50 available may play an important role in explaining downloads. </w:t>
      </w:r>
      <w:r>
        <w:rPr>
          <w:sz w:val="24"/>
          <w:szCs w:val="24"/>
        </w:rPr>
        <w:t xml:space="preserve">The use of machine learning models is </w:t>
      </w:r>
      <w:r w:rsidR="00EE4B5E">
        <w:rPr>
          <w:sz w:val="24"/>
          <w:szCs w:val="24"/>
        </w:rPr>
        <w:t xml:space="preserve">a good practice in variable selection when we do not have a well-established hypothesis among pre-selected social variables. </w:t>
      </w:r>
      <w:r w:rsidR="00D8648B" w:rsidRPr="00A1050C">
        <w:rPr>
          <w:sz w:val="24"/>
          <w:szCs w:val="24"/>
        </w:rPr>
        <w:t xml:space="preserve">In a series of models, not reported here, we </w:t>
      </w:r>
      <w:r w:rsidR="008A7606">
        <w:rPr>
          <w:sz w:val="24"/>
          <w:szCs w:val="24"/>
        </w:rPr>
        <w:t xml:space="preserve">first narrowed down the basic geographical and demographic forces </w:t>
      </w:r>
      <w:r w:rsidR="00C03D2E">
        <w:rPr>
          <w:sz w:val="24"/>
          <w:szCs w:val="24"/>
        </w:rPr>
        <w:t xml:space="preserve">attracting higher download counts, such as the land area, population and population density, or researcher population density of the regions.  We also </w:t>
      </w:r>
      <w:r w:rsidR="00C52DB2">
        <w:rPr>
          <w:sz w:val="24"/>
          <w:szCs w:val="24"/>
        </w:rPr>
        <w:t>normalized count with land area, population and researcher count to get a deeper insight into the non-trivial social factors that attract a heavier reliance on the research black market.</w:t>
      </w:r>
    </w:p>
    <w:p w14:paraId="74657DA3" w14:textId="4E05F15C" w:rsidR="00D8648B" w:rsidRPr="00A1050C" w:rsidRDefault="00C56F6C" w:rsidP="00630583">
      <w:pPr>
        <w:jc w:val="both"/>
        <w:rPr>
          <w:sz w:val="24"/>
          <w:szCs w:val="24"/>
        </w:rPr>
      </w:pPr>
      <w:r w:rsidRPr="00A1050C">
        <w:rPr>
          <w:sz w:val="24"/>
          <w:szCs w:val="24"/>
        </w:rPr>
        <w:t>In the second round we r</w:t>
      </w:r>
      <w:r w:rsidR="00E77FF9" w:rsidRPr="00A1050C">
        <w:rPr>
          <w:sz w:val="24"/>
          <w:szCs w:val="24"/>
        </w:rPr>
        <w:t>a</w:t>
      </w:r>
      <w:r w:rsidRPr="00A1050C">
        <w:rPr>
          <w:sz w:val="24"/>
          <w:szCs w:val="24"/>
        </w:rPr>
        <w:t xml:space="preserve">n the random forest algorithms on </w:t>
      </w:r>
      <w:r w:rsidR="00C52DB2">
        <w:rPr>
          <w:sz w:val="24"/>
          <w:szCs w:val="24"/>
        </w:rPr>
        <w:t xml:space="preserve">the various forms of the count </w:t>
      </w:r>
      <w:r w:rsidR="00630583">
        <w:rPr>
          <w:sz w:val="24"/>
          <w:szCs w:val="24"/>
        </w:rPr>
        <w:t xml:space="preserve">data </w:t>
      </w:r>
      <w:r w:rsidRPr="00A1050C">
        <w:rPr>
          <w:sz w:val="24"/>
          <w:szCs w:val="24"/>
        </w:rPr>
        <w:t xml:space="preserve">to identify the most important social, cultural and economic variables. Since the outcome of these models do not differ substantially, here we only report the results of the </w:t>
      </w:r>
      <w:r w:rsidR="001E17D6">
        <w:rPr>
          <w:sz w:val="24"/>
          <w:szCs w:val="24"/>
        </w:rPr>
        <w:t xml:space="preserve">models which take the </w:t>
      </w:r>
      <w:r w:rsidRPr="00A1050C">
        <w:rPr>
          <w:sz w:val="24"/>
          <w:szCs w:val="24"/>
        </w:rPr>
        <w:t>per capita downloads</w:t>
      </w:r>
      <w:r w:rsidR="001E17D6">
        <w:rPr>
          <w:sz w:val="24"/>
          <w:szCs w:val="24"/>
        </w:rPr>
        <w:t xml:space="preserve"> as the dependent variable</w:t>
      </w:r>
      <w:r w:rsidR="00927D97">
        <w:rPr>
          <w:sz w:val="24"/>
          <w:szCs w:val="24"/>
        </w:rPr>
        <w:t>, and only ran on the smaller, but richer dataset, which includes the EUROBAROMETER data as well</w:t>
      </w:r>
      <w:r w:rsidR="00927D97">
        <w:rPr>
          <w:rStyle w:val="FootnoteReference"/>
          <w:sz w:val="24"/>
          <w:szCs w:val="24"/>
        </w:rPr>
        <w:footnoteReference w:id="15"/>
      </w:r>
      <w:r w:rsidR="001E17D6">
        <w:rPr>
          <w:sz w:val="24"/>
          <w:szCs w:val="24"/>
        </w:rPr>
        <w:t>.</w:t>
      </w:r>
      <w:r w:rsidRPr="00A1050C">
        <w:rPr>
          <w:sz w:val="24"/>
          <w:szCs w:val="24"/>
        </w:rPr>
        <w:t xml:space="preserve"> For the purposes of the modeling, </w:t>
      </w:r>
      <w:r w:rsidR="00D8648B" w:rsidRPr="00A1050C">
        <w:rPr>
          <w:sz w:val="24"/>
          <w:szCs w:val="24"/>
        </w:rPr>
        <w:t>we scaled the variables to unit variance, so that they have equal weight in the variable selection process.</w:t>
      </w:r>
    </w:p>
    <w:p w14:paraId="5DDD0468" w14:textId="08828A24" w:rsidR="001E7E7E" w:rsidRPr="00A1050C" w:rsidRDefault="001E7E7E" w:rsidP="008D58B8">
      <w:pPr>
        <w:rPr>
          <w:b/>
          <w:bCs/>
          <w:sz w:val="24"/>
          <w:szCs w:val="24"/>
        </w:rPr>
      </w:pPr>
    </w:p>
    <w:p w14:paraId="5E91920D" w14:textId="119CE181" w:rsidR="004010BC" w:rsidRDefault="004010BC" w:rsidP="00D1724C">
      <w:pPr>
        <w:jc w:val="both"/>
        <w:rPr>
          <w:sz w:val="24"/>
          <w:szCs w:val="24"/>
        </w:rPr>
      </w:pPr>
    </w:p>
    <w:p w14:paraId="0DD87C78" w14:textId="28067EAC" w:rsidR="00466A9E" w:rsidRDefault="00445ED7" w:rsidP="00D1724C">
      <w:pPr>
        <w:jc w:val="both"/>
        <w:rPr>
          <w:sz w:val="24"/>
          <w:szCs w:val="24"/>
        </w:rPr>
      </w:pPr>
      <w:r>
        <w:rPr>
          <w:noProof/>
          <w:sz w:val="24"/>
          <w:szCs w:val="24"/>
        </w:rPr>
        <w:lastRenderedPageBreak/>
        <w:drawing>
          <wp:inline distT="0" distB="0" distL="0" distR="0" wp14:anchorId="1C366640" wp14:editId="41286617">
            <wp:extent cx="5943600" cy="36677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urobarometer_randomforest_importanc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p>
    <w:p w14:paraId="2A0191F5" w14:textId="76C25FB5" w:rsidR="00927D97" w:rsidRDefault="00927D97" w:rsidP="00927D97">
      <w:pPr>
        <w:pStyle w:val="Caption"/>
      </w:pPr>
      <w:bookmarkStart w:id="30" w:name="_Ref40449396"/>
      <w:r>
        <w:t xml:space="preserve">Figure </w:t>
      </w:r>
      <w:r w:rsidR="00E64E9D">
        <w:fldChar w:fldCharType="begin"/>
      </w:r>
      <w:r w:rsidR="00E64E9D">
        <w:instrText xml:space="preserve"> SEQ Figure \* ARABIC </w:instrText>
      </w:r>
      <w:r w:rsidR="00E64E9D">
        <w:fldChar w:fldCharType="separate"/>
      </w:r>
      <w:r>
        <w:rPr>
          <w:noProof/>
        </w:rPr>
        <w:t>7</w:t>
      </w:r>
      <w:r w:rsidR="00E64E9D">
        <w:rPr>
          <w:noProof/>
        </w:rPr>
        <w:fldChar w:fldCharType="end"/>
      </w:r>
      <w:bookmarkEnd w:id="30"/>
      <w:r>
        <w:t>: Random Forest feature importance of EUROSTAT+EUROBAROMETER. Dep variable: count per capita, number of runs: 100</w:t>
      </w:r>
    </w:p>
    <w:p w14:paraId="30307F6F" w14:textId="54B311F5" w:rsidR="00927D97" w:rsidRDefault="00927D97" w:rsidP="00927D97">
      <w:pPr>
        <w:jc w:val="both"/>
        <w:rPr>
          <w:sz w:val="24"/>
          <w:szCs w:val="24"/>
        </w:rPr>
      </w:pPr>
      <w:r w:rsidRPr="00A1050C">
        <w:rPr>
          <w:sz w:val="24"/>
          <w:szCs w:val="24"/>
        </w:rPr>
        <w:t xml:space="preserve">The feature importance graph </w:t>
      </w:r>
      <w:r>
        <w:rPr>
          <w:sz w:val="24"/>
          <w:szCs w:val="24"/>
        </w:rPr>
        <w:t>(</w:t>
      </w:r>
      <w:r>
        <w:rPr>
          <w:sz w:val="24"/>
          <w:szCs w:val="24"/>
        </w:rPr>
        <w:fldChar w:fldCharType="begin"/>
      </w:r>
      <w:r>
        <w:rPr>
          <w:sz w:val="24"/>
          <w:szCs w:val="24"/>
        </w:rPr>
        <w:instrText xml:space="preserve"> REF _Ref40449396 \h </w:instrText>
      </w:r>
      <w:r>
        <w:rPr>
          <w:sz w:val="24"/>
          <w:szCs w:val="24"/>
        </w:rPr>
      </w:r>
      <w:r>
        <w:rPr>
          <w:sz w:val="24"/>
          <w:szCs w:val="24"/>
        </w:rPr>
        <w:fldChar w:fldCharType="separate"/>
      </w:r>
      <w:r>
        <w:t xml:space="preserve">Figure </w:t>
      </w:r>
      <w:r>
        <w:rPr>
          <w:noProof/>
        </w:rPr>
        <w:t>7</w:t>
      </w:r>
      <w:r>
        <w:rPr>
          <w:sz w:val="24"/>
          <w:szCs w:val="24"/>
        </w:rPr>
        <w:fldChar w:fldCharType="end"/>
      </w:r>
      <w:r>
        <w:rPr>
          <w:sz w:val="24"/>
          <w:szCs w:val="24"/>
        </w:rPr>
        <w:t xml:space="preserve">) </w:t>
      </w:r>
      <w:r w:rsidRPr="00A1050C">
        <w:rPr>
          <w:sz w:val="24"/>
          <w:szCs w:val="24"/>
        </w:rPr>
        <w:t xml:space="preserve">identifies </w:t>
      </w:r>
      <w:r>
        <w:rPr>
          <w:sz w:val="24"/>
          <w:szCs w:val="24"/>
        </w:rPr>
        <w:t>as relevant</w:t>
      </w:r>
      <w:r w:rsidRPr="00A1050C">
        <w:rPr>
          <w:sz w:val="24"/>
          <w:szCs w:val="24"/>
        </w:rPr>
        <w:t xml:space="preserve"> the </w:t>
      </w:r>
      <w:r>
        <w:rPr>
          <w:sz w:val="24"/>
          <w:szCs w:val="24"/>
        </w:rPr>
        <w:t xml:space="preserve">same variables we already included in our linear models: the </w:t>
      </w:r>
      <w:r w:rsidRPr="00A1050C">
        <w:rPr>
          <w:sz w:val="24"/>
          <w:szCs w:val="24"/>
        </w:rPr>
        <w:t xml:space="preserve">share of researchers in the workforce, GPD per capita in purchasing </w:t>
      </w:r>
      <w:r>
        <w:rPr>
          <w:sz w:val="24"/>
          <w:szCs w:val="24"/>
        </w:rPr>
        <w:t>p</w:t>
      </w:r>
      <w:r w:rsidRPr="00A1050C">
        <w:rPr>
          <w:sz w:val="24"/>
          <w:szCs w:val="24"/>
        </w:rPr>
        <w:t xml:space="preserve">arity units, </w:t>
      </w:r>
      <w:r>
        <w:rPr>
          <w:sz w:val="24"/>
          <w:szCs w:val="24"/>
        </w:rPr>
        <w:t>R&amp;D investment</w:t>
      </w:r>
      <w:r w:rsidRPr="00A1050C">
        <w:rPr>
          <w:sz w:val="24"/>
          <w:szCs w:val="24"/>
        </w:rPr>
        <w:t>.</w:t>
      </w:r>
      <w:r>
        <w:rPr>
          <w:sz w:val="24"/>
          <w:szCs w:val="24"/>
        </w:rPr>
        <w:t xml:space="preserve"> In </w:t>
      </w:r>
      <w:proofErr w:type="gramStart"/>
      <w:r>
        <w:rPr>
          <w:sz w:val="24"/>
          <w:szCs w:val="24"/>
        </w:rPr>
        <w:t>addition</w:t>
      </w:r>
      <w:proofErr w:type="gramEnd"/>
      <w:r>
        <w:rPr>
          <w:sz w:val="24"/>
          <w:szCs w:val="24"/>
        </w:rPr>
        <w:t xml:space="preserve"> the share of library using </w:t>
      </w:r>
      <w:r w:rsidR="004F61B2">
        <w:rPr>
          <w:sz w:val="24"/>
          <w:szCs w:val="24"/>
        </w:rPr>
        <w:t xml:space="preserve">and book reading </w:t>
      </w:r>
      <w:r>
        <w:rPr>
          <w:sz w:val="24"/>
          <w:szCs w:val="24"/>
        </w:rPr>
        <w:t>population</w:t>
      </w:r>
      <w:r w:rsidR="004F61B2">
        <w:rPr>
          <w:sz w:val="24"/>
          <w:szCs w:val="24"/>
        </w:rPr>
        <w:t>s also somewhat relevant.</w:t>
      </w:r>
      <w:r>
        <w:rPr>
          <w:sz w:val="24"/>
          <w:szCs w:val="24"/>
        </w:rPr>
        <w:t xml:space="preserve"> </w:t>
      </w:r>
    </w:p>
    <w:p w14:paraId="74C4CF39" w14:textId="17D526D9" w:rsidR="007C0DC1" w:rsidRDefault="007C0DC1" w:rsidP="00927D97">
      <w:pPr>
        <w:jc w:val="both"/>
        <w:rPr>
          <w:sz w:val="24"/>
          <w:szCs w:val="24"/>
        </w:rPr>
      </w:pPr>
      <w:r>
        <w:rPr>
          <w:sz w:val="24"/>
          <w:szCs w:val="24"/>
        </w:rPr>
        <w:t xml:space="preserve">Subsequently, we have included the newly identified EUROBAROMETER variables into the </w:t>
      </w:r>
      <w:proofErr w:type="spellStart"/>
      <w:r>
        <w:rPr>
          <w:sz w:val="24"/>
          <w:szCs w:val="24"/>
        </w:rPr>
        <w:t>quasipoission</w:t>
      </w:r>
      <w:proofErr w:type="spellEnd"/>
      <w:r>
        <w:rPr>
          <w:sz w:val="24"/>
          <w:szCs w:val="24"/>
        </w:rPr>
        <w:t xml:space="preserve"> models, with the per capita, per researcher and raw count as dependent variables, however, only the library usage was marginally (at a 90% level) significant, at the raw count model, with a negative sign. This is certainly too weak of a finding to support a substitution effect between physical and piratical libraries. </w:t>
      </w:r>
    </w:p>
    <w:p w14:paraId="4E701163" w14:textId="35A40A4A" w:rsidR="008D58B8" w:rsidRPr="009D3094" w:rsidRDefault="00D1724C" w:rsidP="009D3094">
      <w:pPr>
        <w:pStyle w:val="Heading1"/>
        <w:numPr>
          <w:ilvl w:val="0"/>
          <w:numId w:val="3"/>
        </w:numPr>
      </w:pPr>
      <w:r>
        <w:t xml:space="preserve">Conclusions </w:t>
      </w:r>
      <w:r w:rsidR="008D58B8" w:rsidRPr="009D3094">
        <w:t xml:space="preserve"> </w:t>
      </w:r>
    </w:p>
    <w:p w14:paraId="590EBFF1" w14:textId="5812DDA8" w:rsidR="008D58B8" w:rsidRDefault="008D58B8" w:rsidP="008D58B8">
      <w:pPr>
        <w:rPr>
          <w:sz w:val="24"/>
          <w:szCs w:val="24"/>
        </w:rPr>
      </w:pPr>
    </w:p>
    <w:p w14:paraId="66CE6838" w14:textId="69ADBB95" w:rsidR="00D1724C" w:rsidRDefault="00D1724C" w:rsidP="00292A3B">
      <w:pPr>
        <w:jc w:val="both"/>
        <w:rPr>
          <w:sz w:val="24"/>
          <w:szCs w:val="24"/>
        </w:rPr>
      </w:pPr>
      <w:r>
        <w:rPr>
          <w:sz w:val="24"/>
          <w:szCs w:val="24"/>
        </w:rPr>
        <w:t xml:space="preserve">In our earlier work on scholarly piracy, we have conducted a supply side analysis. That work established that a significant chunk of the shadow library supply is not available in digital formats, and a significant share of the </w:t>
      </w:r>
      <w:r w:rsidR="00292A3B">
        <w:rPr>
          <w:sz w:val="24"/>
          <w:szCs w:val="24"/>
        </w:rPr>
        <w:t>downloads concentrate on such legally inaccessible works. This offered a simplistic hypothesis: shadow library usage is mostly driven by market failures and the lack of convenient, digital legal access alternatives.</w:t>
      </w:r>
    </w:p>
    <w:p w14:paraId="4902413C" w14:textId="5D7C2FD2" w:rsidR="00292A3B" w:rsidRDefault="00292A3B" w:rsidP="00292A3B">
      <w:pPr>
        <w:jc w:val="both"/>
        <w:rPr>
          <w:sz w:val="24"/>
          <w:szCs w:val="24"/>
        </w:rPr>
      </w:pPr>
      <w:r>
        <w:rPr>
          <w:sz w:val="24"/>
          <w:szCs w:val="24"/>
        </w:rPr>
        <w:lastRenderedPageBreak/>
        <w:t xml:space="preserve">In our present work we offer a more detailed and elaborate picture on piratical demand of scholarly works. </w:t>
      </w:r>
      <w:r w:rsidR="00D9013C">
        <w:rPr>
          <w:sz w:val="24"/>
          <w:szCs w:val="24"/>
        </w:rPr>
        <w:t xml:space="preserve">Using similar models to explain global differences in shadow library use on a country level, and a more fine-grained analysis of scholarly piracy within the EU we arrive to similar conclusions. </w:t>
      </w:r>
    </w:p>
    <w:p w14:paraId="00437E62" w14:textId="516FA65E" w:rsidR="00D9013C" w:rsidRDefault="00D9013C" w:rsidP="00292A3B">
      <w:pPr>
        <w:jc w:val="both"/>
        <w:rPr>
          <w:sz w:val="24"/>
          <w:szCs w:val="24"/>
        </w:rPr>
      </w:pPr>
      <w:r>
        <w:rPr>
          <w:sz w:val="24"/>
          <w:szCs w:val="24"/>
        </w:rPr>
        <w:t xml:space="preserve">Scholarly literature is a special information good. It is mainly used as an input for knowledge-intensive social and economic activities: (higher) education, and research and development. Its consumers are almost exclusively highly educated, who possess some online proficiency to access often concealed shadow libraries. For the same reasons they can safely be assumed to be aware of the legal and ethical dilemmas around the illicit access of copyrighted scholarly publishing. </w:t>
      </w:r>
    </w:p>
    <w:p w14:paraId="2316A71A" w14:textId="21D67C43" w:rsidR="003F4907" w:rsidRDefault="00D9013C" w:rsidP="00292A3B">
      <w:pPr>
        <w:jc w:val="both"/>
        <w:rPr>
          <w:sz w:val="24"/>
          <w:szCs w:val="24"/>
        </w:rPr>
      </w:pPr>
      <w:r>
        <w:rPr>
          <w:sz w:val="24"/>
          <w:szCs w:val="24"/>
        </w:rPr>
        <w:t xml:space="preserve">We have found two significant demand drivers of scholarly piracy: wealth and the size of knowledge-intensive sector. Contrary to our initial, somewhat naïve assumption, we have found that </w:t>
      </w:r>
      <w:r w:rsidR="00CD78D7">
        <w:rPr>
          <w:sz w:val="24"/>
          <w:szCs w:val="24"/>
        </w:rPr>
        <w:t xml:space="preserve">wealth and piracy is positively correlated. Free-to access piratical resources are used more in richer territories, with potentially better legal access opportunities, such as libraries, and other institutional and individual access alternatives. This suggests that the lack of legal access infrastructures does not provide a satisfactory explanation for how shadow libraries are used. </w:t>
      </w:r>
    </w:p>
    <w:p w14:paraId="73B3C285" w14:textId="49058A91" w:rsidR="003F4907" w:rsidRDefault="003F4907" w:rsidP="00292A3B">
      <w:pPr>
        <w:jc w:val="both"/>
        <w:rPr>
          <w:sz w:val="24"/>
          <w:szCs w:val="24"/>
        </w:rPr>
      </w:pPr>
      <w:r>
        <w:rPr>
          <w:sz w:val="24"/>
          <w:szCs w:val="24"/>
        </w:rPr>
        <w:t xml:space="preserve">In this article we have offered two alternative explanations. First, we have offered a model to differentiate the effect of wealth on knowledge demand at different levels of economic development. In our global models we have shown that in low income countries extra wealth has a much greater impact on shadow library demand than in high income </w:t>
      </w:r>
      <w:commentRangeStart w:id="31"/>
      <w:r>
        <w:rPr>
          <w:sz w:val="24"/>
          <w:szCs w:val="24"/>
        </w:rPr>
        <w:t>countries</w:t>
      </w:r>
      <w:commentRangeEnd w:id="31"/>
      <w:r w:rsidR="005A76A1">
        <w:rPr>
          <w:rStyle w:val="CommentReference"/>
        </w:rPr>
        <w:commentReference w:id="31"/>
      </w:r>
      <w:r>
        <w:rPr>
          <w:sz w:val="24"/>
          <w:szCs w:val="24"/>
        </w:rPr>
        <w:t xml:space="preserve">.  This may have to be related to the mechanics of extra spending on knowledge intensive sectors. In low income countries extra spending increases demand, as it expands the scope and amount of potential demand; while in high income countries extra spending may result in better legal supply infrastructures, rather further expansion of demand. </w:t>
      </w:r>
    </w:p>
    <w:p w14:paraId="70FC830D" w14:textId="1442C3F4" w:rsidR="009B4554" w:rsidRDefault="003F4907" w:rsidP="00292A3B">
      <w:pPr>
        <w:jc w:val="both"/>
        <w:rPr>
          <w:sz w:val="24"/>
          <w:szCs w:val="24"/>
        </w:rPr>
      </w:pPr>
      <w:r>
        <w:rPr>
          <w:sz w:val="24"/>
          <w:szCs w:val="24"/>
        </w:rPr>
        <w:t xml:space="preserve">Second, our </w:t>
      </w:r>
      <w:r w:rsidR="0060121A">
        <w:rPr>
          <w:sz w:val="24"/>
          <w:szCs w:val="24"/>
        </w:rPr>
        <w:t xml:space="preserve">European </w:t>
      </w:r>
      <w:r>
        <w:rPr>
          <w:sz w:val="24"/>
          <w:szCs w:val="24"/>
        </w:rPr>
        <w:t xml:space="preserve">models suggest </w:t>
      </w:r>
      <w:r w:rsidR="0060121A">
        <w:rPr>
          <w:sz w:val="24"/>
          <w:szCs w:val="24"/>
        </w:rPr>
        <w:t xml:space="preserve">there are </w:t>
      </w:r>
      <w:r w:rsidR="00CD78D7">
        <w:rPr>
          <w:sz w:val="24"/>
          <w:szCs w:val="24"/>
        </w:rPr>
        <w:t>other</w:t>
      </w:r>
      <w:r w:rsidR="0060121A">
        <w:rPr>
          <w:sz w:val="24"/>
          <w:szCs w:val="24"/>
        </w:rPr>
        <w:t>,</w:t>
      </w:r>
      <w:r w:rsidR="00CD78D7">
        <w:rPr>
          <w:sz w:val="24"/>
          <w:szCs w:val="24"/>
        </w:rPr>
        <w:t xml:space="preserve"> social, economic factors, which limit the capacity to use and absorb freely accessible knowledge in the knowledge intensive sectors of poorer regions. </w:t>
      </w:r>
      <w:r w:rsidR="0060121A">
        <w:rPr>
          <w:sz w:val="24"/>
          <w:szCs w:val="24"/>
        </w:rPr>
        <w:t>Even if the size of the knowledge intensive sector is comparable to those in richer regions, poorer regions face constraints which limit their ability to use and absorb kno</w:t>
      </w:r>
      <w:r w:rsidR="009B4554">
        <w:rPr>
          <w:sz w:val="24"/>
          <w:szCs w:val="24"/>
        </w:rPr>
        <w:t>w</w:t>
      </w:r>
      <w:r w:rsidR="0060121A">
        <w:rPr>
          <w:sz w:val="24"/>
          <w:szCs w:val="24"/>
        </w:rPr>
        <w:t>l</w:t>
      </w:r>
      <w:r w:rsidR="009B4554">
        <w:rPr>
          <w:sz w:val="24"/>
          <w:szCs w:val="24"/>
        </w:rPr>
        <w:t>ed</w:t>
      </w:r>
      <w:r w:rsidR="0060121A">
        <w:rPr>
          <w:sz w:val="24"/>
          <w:szCs w:val="24"/>
        </w:rPr>
        <w:t xml:space="preserve">ge from freely accessible resources. </w:t>
      </w:r>
      <w:r w:rsidR="009B4554">
        <w:rPr>
          <w:sz w:val="24"/>
          <w:szCs w:val="24"/>
        </w:rPr>
        <w:t>We can rely on our personal experiences to identify some of these factors: lack of free time, the need to work 2-3 jobs to make a living, which limits the capacity to fully exploit such resources, the focus and orientation of scientific and educational activities which prioritize local knowledge in local languages underserved by a predominantly English language global shadow library, etc.</w:t>
      </w:r>
    </w:p>
    <w:p w14:paraId="6064254E" w14:textId="3C69CADD" w:rsidR="009B4554" w:rsidRDefault="009B4554" w:rsidP="00292A3B">
      <w:pPr>
        <w:jc w:val="both"/>
        <w:rPr>
          <w:sz w:val="24"/>
          <w:szCs w:val="24"/>
        </w:rPr>
      </w:pPr>
      <w:r>
        <w:rPr>
          <w:sz w:val="24"/>
          <w:szCs w:val="24"/>
        </w:rPr>
        <w:t xml:space="preserve">These findings can also serve as a warning to the global open access movement gaining momentum. Open access, legal or piratical, is hardly a panacea, and access to knowledge is </w:t>
      </w:r>
      <w:r w:rsidR="00F773B0">
        <w:rPr>
          <w:sz w:val="24"/>
          <w:szCs w:val="24"/>
        </w:rPr>
        <w:t>not</w:t>
      </w:r>
      <w:r>
        <w:rPr>
          <w:sz w:val="24"/>
          <w:szCs w:val="24"/>
        </w:rPr>
        <w:t xml:space="preserve"> the only, and as our study shows, potentially not even the most important hurdle in front of local knowledge intensive social and economic activities. Access is only one aspect which defines the global dissemination, and the local use and usefulness of knowledge. A lot depends on the local </w:t>
      </w:r>
      <w:r>
        <w:rPr>
          <w:sz w:val="24"/>
          <w:szCs w:val="24"/>
        </w:rPr>
        <w:lastRenderedPageBreak/>
        <w:t xml:space="preserve">conditions which ultimately define how much of the freely accessible knowledge can be absorbed and utilized by local individual and institutional actors. </w:t>
      </w:r>
    </w:p>
    <w:p w14:paraId="5F311E8A" w14:textId="032E5A26" w:rsidR="009B4554" w:rsidRPr="00A1050C" w:rsidRDefault="009B4554" w:rsidP="00292A3B">
      <w:pPr>
        <w:jc w:val="both"/>
        <w:rPr>
          <w:sz w:val="24"/>
          <w:szCs w:val="24"/>
        </w:rPr>
      </w:pPr>
      <w:r>
        <w:rPr>
          <w:sz w:val="24"/>
          <w:szCs w:val="24"/>
        </w:rPr>
        <w:t xml:space="preserve">This study has many limitations. The data it relies on is relatively dated. The geolocation of download data may be inaccurate due to a number of factors: the inaccuracy of IP address-to-geolocation dataset, our inability to fully detect and isolate clandestine traffic via VPNs, and TOR network, and automated traffic via bots and scrapers. We wish we had better datasets to separate different forms of demand: educational uses from university networks, R&amp;D related demand by economic actors, and </w:t>
      </w:r>
      <w:r w:rsidR="00E51E85">
        <w:rPr>
          <w:sz w:val="24"/>
          <w:szCs w:val="24"/>
        </w:rPr>
        <w:t>university research. Hopefully we’ll be able to address these issues in further work.</w:t>
      </w:r>
    </w:p>
    <w:p w14:paraId="64625CD7" w14:textId="77777777" w:rsidR="00364511" w:rsidRPr="00A1050C" w:rsidRDefault="00364511" w:rsidP="00364511">
      <w:pPr>
        <w:pStyle w:val="BodyText"/>
      </w:pPr>
    </w:p>
    <w:p w14:paraId="4A69E9A7" w14:textId="77777777" w:rsidR="0080054C" w:rsidRPr="00A1050C" w:rsidRDefault="0080054C" w:rsidP="00DB1FEC">
      <w:pPr>
        <w:pStyle w:val="BodyText"/>
      </w:pPr>
    </w:p>
    <w:p w14:paraId="45C73895" w14:textId="77777777" w:rsidR="00C50742" w:rsidRPr="00A1050C" w:rsidRDefault="00C50742" w:rsidP="00E433F7">
      <w:pPr>
        <w:jc w:val="both"/>
        <w:rPr>
          <w:sz w:val="24"/>
          <w:szCs w:val="24"/>
        </w:rPr>
      </w:pPr>
    </w:p>
    <w:p w14:paraId="06D27710" w14:textId="631B53E8" w:rsidR="00FA3DD4" w:rsidRPr="00C50742" w:rsidRDefault="00C50742" w:rsidP="009D3094">
      <w:pPr>
        <w:pStyle w:val="Heading1"/>
        <w:numPr>
          <w:ilvl w:val="0"/>
          <w:numId w:val="3"/>
        </w:numPr>
      </w:pPr>
      <w:r w:rsidRPr="00C50742">
        <w:t xml:space="preserve">References </w:t>
      </w:r>
    </w:p>
    <w:p w14:paraId="532E4680" w14:textId="77777777" w:rsidR="00C50742" w:rsidRDefault="00C50742" w:rsidP="009D3094">
      <w:pPr>
        <w:pStyle w:val="Heading1"/>
      </w:pPr>
    </w:p>
    <w:p w14:paraId="6DC5CE71" w14:textId="77777777" w:rsidR="0050605B" w:rsidRPr="0050605B" w:rsidRDefault="00FA3DD4" w:rsidP="0050605B">
      <w:pPr>
        <w:pStyle w:val="Bibliography"/>
        <w:rPr>
          <w:rFonts w:ascii="Calibri" w:hAnsi="Calibri"/>
        </w:rPr>
      </w:pPr>
      <w:r>
        <w:rPr>
          <w:bCs/>
        </w:rPr>
        <w:fldChar w:fldCharType="begin"/>
      </w:r>
      <w:r w:rsidR="007E5769">
        <w:rPr>
          <w:bCs/>
        </w:rPr>
        <w:instrText xml:space="preserve"> ADDIN ZOTERO_BIBL {"uncited":[],"omitted":[],"custom":[]} CSL_BIBLIOGRAPHY </w:instrText>
      </w:r>
      <w:r>
        <w:rPr>
          <w:bCs/>
        </w:rPr>
        <w:fldChar w:fldCharType="separate"/>
      </w:r>
      <w:r w:rsidR="0050605B" w:rsidRPr="0050605B">
        <w:rPr>
          <w:rFonts w:ascii="Calibri" w:hAnsi="Calibri"/>
        </w:rPr>
        <w:t>American Chemical Society v. Sci-Hub d/b/a www.sci-hub.cc, John Doe 1-99. 2017 1–3. United States District Court for the Eastern District of Virginia Alexandria Division.</w:t>
      </w:r>
    </w:p>
    <w:p w14:paraId="588DB19F" w14:textId="77777777" w:rsidR="0050605B" w:rsidRPr="0050605B" w:rsidRDefault="0050605B" w:rsidP="0050605B">
      <w:pPr>
        <w:pStyle w:val="Bibliography"/>
        <w:rPr>
          <w:rFonts w:ascii="Calibri" w:hAnsi="Calibri"/>
        </w:rPr>
      </w:pPr>
      <w:r w:rsidRPr="0050605B">
        <w:rPr>
          <w:rFonts w:ascii="Calibri" w:hAnsi="Calibri"/>
        </w:rPr>
        <w:t xml:space="preserve">Androcec, Darko. 2017. “Analysis of Sci-Hub Downloads of Computer Science Papers.” </w:t>
      </w:r>
      <w:r w:rsidRPr="0050605B">
        <w:rPr>
          <w:rFonts w:ascii="Calibri" w:hAnsi="Calibri"/>
          <w:i/>
          <w:iCs/>
        </w:rPr>
        <w:t>Acta Univ. Sapientiae, Informatica</w:t>
      </w:r>
      <w:r w:rsidRPr="0050605B">
        <w:rPr>
          <w:rFonts w:ascii="Calibri" w:hAnsi="Calibri"/>
        </w:rPr>
        <w:t xml:space="preserve"> 9 (1): 83–96.</w:t>
      </w:r>
    </w:p>
    <w:p w14:paraId="4EE4023E" w14:textId="77777777" w:rsidR="0050605B" w:rsidRPr="0050605B" w:rsidRDefault="0050605B" w:rsidP="0050605B">
      <w:pPr>
        <w:pStyle w:val="Bibliography"/>
        <w:rPr>
          <w:rFonts w:ascii="Calibri" w:hAnsi="Calibri"/>
        </w:rPr>
      </w:pPr>
      <w:r w:rsidRPr="0050605B">
        <w:rPr>
          <w:rFonts w:ascii="Calibri" w:hAnsi="Calibri"/>
        </w:rPr>
        <w:t xml:space="preserve">Armstrong, C., J. De Beer, D. Kawooya, A. Prabhala, and T. Schonwetter. 2010. </w:t>
      </w:r>
      <w:r w:rsidRPr="0050605B">
        <w:rPr>
          <w:rFonts w:ascii="Calibri" w:hAnsi="Calibri"/>
          <w:i/>
          <w:iCs/>
        </w:rPr>
        <w:t>Access to Knowledge in Africa: The Role of Copyright</w:t>
      </w:r>
      <w:r w:rsidRPr="0050605B">
        <w:rPr>
          <w:rFonts w:ascii="Calibri" w:hAnsi="Calibri"/>
        </w:rPr>
        <w:t>. Uct Pubns. http://books.google.com/books?hl=en&amp;amp;lr=&amp;amp;id=mzoPtBoQkEcC&amp;amp;oi=fnd&amp;amp;pg=PR5&amp;amp;dq=vera+franz+a2k+mit&amp;amp;ots=EFQceWqCSH&amp;amp;sig=Jirm604ts2dxnSNGpc83_A7AiZg.</w:t>
      </w:r>
    </w:p>
    <w:p w14:paraId="1C36EA6E" w14:textId="77777777" w:rsidR="0050605B" w:rsidRPr="0050605B" w:rsidRDefault="0050605B" w:rsidP="0050605B">
      <w:pPr>
        <w:pStyle w:val="Bibliography"/>
        <w:rPr>
          <w:rFonts w:ascii="Calibri" w:hAnsi="Calibri"/>
        </w:rPr>
      </w:pPr>
      <w:r w:rsidRPr="0050605B">
        <w:rPr>
          <w:rFonts w:ascii="Calibri" w:hAnsi="Calibri"/>
        </w:rPr>
        <w:t>Babutsidze, Zakaria. 2016. “Pirated Economics.”</w:t>
      </w:r>
    </w:p>
    <w:p w14:paraId="01CC32A4" w14:textId="77777777" w:rsidR="0050605B" w:rsidRPr="0050605B" w:rsidRDefault="0050605B" w:rsidP="0050605B">
      <w:pPr>
        <w:pStyle w:val="Bibliography"/>
        <w:rPr>
          <w:rFonts w:ascii="Calibri" w:hAnsi="Calibri"/>
        </w:rPr>
      </w:pPr>
      <w:r w:rsidRPr="0050605B">
        <w:rPr>
          <w:rFonts w:ascii="Calibri" w:hAnsi="Calibri"/>
        </w:rPr>
        <w:t xml:space="preserve">Barczak, Gloria. 2017. “Academic Piracy.” </w:t>
      </w:r>
      <w:r w:rsidRPr="0050605B">
        <w:rPr>
          <w:rFonts w:ascii="Calibri" w:hAnsi="Calibri"/>
          <w:i/>
          <w:iCs/>
        </w:rPr>
        <w:t>Journal of Product Innovation Management</w:t>
      </w:r>
      <w:r w:rsidRPr="0050605B">
        <w:rPr>
          <w:rFonts w:ascii="Calibri" w:hAnsi="Calibri"/>
        </w:rPr>
        <w:t xml:space="preserve"> 34 (6): 716–17. https://doi.org/10.1111/jpim.12422.</w:t>
      </w:r>
    </w:p>
    <w:p w14:paraId="11BF654B" w14:textId="77777777" w:rsidR="0050605B" w:rsidRPr="0050605B" w:rsidRDefault="0050605B" w:rsidP="0050605B">
      <w:pPr>
        <w:pStyle w:val="Bibliography"/>
        <w:rPr>
          <w:rFonts w:ascii="Calibri" w:hAnsi="Calibri"/>
        </w:rPr>
      </w:pPr>
      <w:r w:rsidRPr="0050605B">
        <w:rPr>
          <w:rFonts w:ascii="Calibri" w:hAnsi="Calibri"/>
        </w:rPr>
        <w:t>Barok, Dušan, Josephine Berry, Balázs Bodó, Sean Dockray, Kenneth Goldsmith, Anthony Iles, Lawrence Liang, et al. 2015. “In Solidarity with Library Genesis and Sci-Hub.” Http://Custodians.Online/. 2015. http://custodians.online/.</w:t>
      </w:r>
    </w:p>
    <w:p w14:paraId="769DAC10" w14:textId="77777777" w:rsidR="0050605B" w:rsidRPr="0050605B" w:rsidRDefault="0050605B" w:rsidP="0050605B">
      <w:pPr>
        <w:pStyle w:val="Bibliography"/>
        <w:rPr>
          <w:rFonts w:ascii="Calibri" w:hAnsi="Calibri"/>
        </w:rPr>
      </w:pPr>
      <w:r w:rsidRPr="0050605B">
        <w:rPr>
          <w:rFonts w:ascii="Calibri" w:hAnsi="Calibri"/>
        </w:rPr>
        <w:t xml:space="preserve">Bodó, Balázs. 2011. “Coda: A Short History of Book Piracy.” In </w:t>
      </w:r>
      <w:r w:rsidRPr="0050605B">
        <w:rPr>
          <w:rFonts w:ascii="Calibri" w:hAnsi="Calibri"/>
          <w:i/>
          <w:iCs/>
        </w:rPr>
        <w:t>Media Piracy in Emerging Economies</w:t>
      </w:r>
      <w:r w:rsidRPr="0050605B">
        <w:rPr>
          <w:rFonts w:ascii="Calibri" w:hAnsi="Calibri"/>
        </w:rPr>
        <w:t>, edited by Joseph Karaganis. New York: Social Science Research Council.</w:t>
      </w:r>
    </w:p>
    <w:p w14:paraId="19DECD0A" w14:textId="77777777" w:rsidR="0050605B" w:rsidRPr="0050605B" w:rsidRDefault="0050605B" w:rsidP="0050605B">
      <w:pPr>
        <w:pStyle w:val="Bibliography"/>
        <w:rPr>
          <w:rFonts w:ascii="Calibri" w:hAnsi="Calibri"/>
        </w:rPr>
      </w:pPr>
      <w:r w:rsidRPr="0050605B">
        <w:rPr>
          <w:rFonts w:ascii="Calibri" w:hAnsi="Calibri"/>
        </w:rPr>
        <w:t xml:space="preserve">———. 2016. “Pirates in the Library An Inquiry into the Guerilla Open Access Movement.” </w:t>
      </w:r>
      <w:r w:rsidRPr="0050605B">
        <w:rPr>
          <w:rFonts w:ascii="Calibri" w:hAnsi="Calibri"/>
          <w:i/>
          <w:iCs/>
        </w:rPr>
        <w:t>SSRN Electronic Journal</w:t>
      </w:r>
      <w:r w:rsidRPr="0050605B">
        <w:rPr>
          <w:rFonts w:ascii="Calibri" w:hAnsi="Calibri"/>
        </w:rPr>
        <w:t>. https://doi.org/10.2139/ssrn.2816925.</w:t>
      </w:r>
    </w:p>
    <w:p w14:paraId="136CA96A" w14:textId="77777777" w:rsidR="0050605B" w:rsidRPr="0050605B" w:rsidRDefault="0050605B" w:rsidP="0050605B">
      <w:pPr>
        <w:pStyle w:val="Bibliography"/>
        <w:rPr>
          <w:rFonts w:ascii="Calibri" w:hAnsi="Calibri"/>
        </w:rPr>
      </w:pPr>
      <w:r w:rsidRPr="0050605B">
        <w:rPr>
          <w:rFonts w:ascii="Calibri" w:hAnsi="Calibri"/>
        </w:rPr>
        <w:t xml:space="preserve">———. 2018a. “Library Genesis in Numbers: Mapping the Underground Flow of Knowledge.” In </w:t>
      </w:r>
      <w:r w:rsidRPr="0050605B">
        <w:rPr>
          <w:rFonts w:ascii="Calibri" w:hAnsi="Calibri"/>
          <w:i/>
          <w:iCs/>
        </w:rPr>
        <w:t>Shadow Libraries - Access to Knowledge in Global Higher Education</w:t>
      </w:r>
      <w:r w:rsidRPr="0050605B">
        <w:rPr>
          <w:rFonts w:ascii="Calibri" w:hAnsi="Calibri"/>
        </w:rPr>
        <w:t>, edited by Joe Karaganis. Cambridge, MA: MIT Press.</w:t>
      </w:r>
    </w:p>
    <w:p w14:paraId="4AAC0480" w14:textId="77777777" w:rsidR="0050605B" w:rsidRPr="0050605B" w:rsidRDefault="0050605B" w:rsidP="0050605B">
      <w:pPr>
        <w:pStyle w:val="Bibliography"/>
        <w:rPr>
          <w:rFonts w:ascii="Calibri" w:hAnsi="Calibri"/>
        </w:rPr>
      </w:pPr>
      <w:r w:rsidRPr="0050605B">
        <w:rPr>
          <w:rFonts w:ascii="Calibri" w:hAnsi="Calibri"/>
        </w:rPr>
        <w:t xml:space="preserve">———. 2018b. “The Genesis of Library Genesis: The Birth of a Global Scholarly Shadow Library.” In </w:t>
      </w:r>
      <w:r w:rsidRPr="0050605B">
        <w:rPr>
          <w:rFonts w:ascii="Calibri" w:hAnsi="Calibri"/>
          <w:i/>
          <w:iCs/>
        </w:rPr>
        <w:t>Shadow Libraries - Access to Knowledge in Global Higher Education</w:t>
      </w:r>
      <w:r w:rsidRPr="0050605B">
        <w:rPr>
          <w:rFonts w:ascii="Calibri" w:hAnsi="Calibri"/>
        </w:rPr>
        <w:t>, edited by Joe Karaganis. Cambridge, MA: MIT Press.</w:t>
      </w:r>
    </w:p>
    <w:p w14:paraId="443576CB" w14:textId="77777777" w:rsidR="0050605B" w:rsidRPr="0050605B" w:rsidRDefault="0050605B" w:rsidP="0050605B">
      <w:pPr>
        <w:pStyle w:val="Bibliography"/>
        <w:rPr>
          <w:rFonts w:ascii="Calibri" w:hAnsi="Calibri"/>
        </w:rPr>
      </w:pPr>
      <w:r w:rsidRPr="0050605B">
        <w:rPr>
          <w:rFonts w:ascii="Calibri" w:hAnsi="Calibri"/>
        </w:rPr>
        <w:lastRenderedPageBreak/>
        <w:t xml:space="preserve">Bodó, Balázs, and Zoltán Lakatos. 2012. “Theatrical Distribution and P2P Movie Piracy: A Survey of P2P Networks in Hungary Using Transactional Data.” </w:t>
      </w:r>
      <w:r w:rsidRPr="0050605B">
        <w:rPr>
          <w:rFonts w:ascii="Calibri" w:hAnsi="Calibri"/>
          <w:i/>
          <w:iCs/>
        </w:rPr>
        <w:t>International Journal of Communication</w:t>
      </w:r>
      <w:r w:rsidRPr="0050605B">
        <w:rPr>
          <w:rFonts w:ascii="Calibri" w:hAnsi="Calibri"/>
        </w:rPr>
        <w:t xml:space="preserve"> 6 (1).</w:t>
      </w:r>
    </w:p>
    <w:p w14:paraId="521B30D9" w14:textId="77777777" w:rsidR="0050605B" w:rsidRPr="0050605B" w:rsidRDefault="0050605B" w:rsidP="0050605B">
      <w:pPr>
        <w:pStyle w:val="Bibliography"/>
        <w:rPr>
          <w:rFonts w:ascii="Calibri" w:hAnsi="Calibri"/>
        </w:rPr>
      </w:pPr>
      <w:r w:rsidRPr="0050605B">
        <w:rPr>
          <w:rFonts w:ascii="Calibri" w:hAnsi="Calibri"/>
        </w:rPr>
        <w:t xml:space="preserve">Bohannon, John. 2016. “Who’s Downloading Pirated Papers? Everyone.” </w:t>
      </w:r>
      <w:r w:rsidRPr="0050605B">
        <w:rPr>
          <w:rFonts w:ascii="Calibri" w:hAnsi="Calibri"/>
          <w:i/>
          <w:iCs/>
        </w:rPr>
        <w:t>Science</w:t>
      </w:r>
      <w:r w:rsidRPr="0050605B">
        <w:rPr>
          <w:rFonts w:ascii="Calibri" w:hAnsi="Calibri"/>
        </w:rPr>
        <w:t>, 2016. http://www.sciencemag.org/news/2016/04/whos-downloading-pirated-papers-everyone.</w:t>
      </w:r>
    </w:p>
    <w:p w14:paraId="782DCC45" w14:textId="77777777" w:rsidR="0050605B" w:rsidRPr="0050605B" w:rsidRDefault="0050605B" w:rsidP="0050605B">
      <w:pPr>
        <w:pStyle w:val="Bibliography"/>
        <w:rPr>
          <w:rFonts w:ascii="Calibri" w:hAnsi="Calibri"/>
        </w:rPr>
      </w:pPr>
      <w:r w:rsidRPr="0050605B">
        <w:rPr>
          <w:rFonts w:ascii="Calibri" w:hAnsi="Calibri"/>
        </w:rPr>
        <w:t xml:space="preserve">Bruijns, Stevan R, Mmapeladi Maesela, Suniti Sinha, and Megan Banner. 2017. “Poor Access for African Researchers to African Emergency Care Publications: A Cross-Sectional Study.” </w:t>
      </w:r>
      <w:r w:rsidRPr="0050605B">
        <w:rPr>
          <w:rFonts w:ascii="Calibri" w:hAnsi="Calibri"/>
          <w:i/>
          <w:iCs/>
        </w:rPr>
        <w:t>Western Journal of Emergency Medicine</w:t>
      </w:r>
      <w:r w:rsidRPr="0050605B">
        <w:rPr>
          <w:rFonts w:ascii="Calibri" w:hAnsi="Calibri"/>
        </w:rPr>
        <w:t xml:space="preserve"> 18 (6): 1018–24. https://doi.org/10.5811/westjem.2017.8.34930.</w:t>
      </w:r>
    </w:p>
    <w:p w14:paraId="1002724C" w14:textId="77777777" w:rsidR="0050605B" w:rsidRPr="0050605B" w:rsidRDefault="0050605B" w:rsidP="0050605B">
      <w:pPr>
        <w:pStyle w:val="Bibliography"/>
        <w:rPr>
          <w:rFonts w:ascii="Calibri" w:hAnsi="Calibri"/>
        </w:rPr>
      </w:pPr>
      <w:r w:rsidRPr="0050605B">
        <w:rPr>
          <w:rFonts w:ascii="Calibri" w:hAnsi="Calibri"/>
        </w:rPr>
        <w:t xml:space="preserve">Cabanac, Guillaume. 2015. “Bibliogifts in LibGen? A Study of a Text‐sharing Platform Driven by Biblioleaks and Crowdsourcing.” </w:t>
      </w:r>
      <w:r w:rsidRPr="0050605B">
        <w:rPr>
          <w:rFonts w:ascii="Calibri" w:hAnsi="Calibri"/>
          <w:i/>
          <w:iCs/>
        </w:rPr>
        <w:t>Journal of the Association for Information Science and Technology</w:t>
      </w:r>
      <w:r w:rsidRPr="0050605B">
        <w:rPr>
          <w:rFonts w:ascii="Calibri" w:hAnsi="Calibri"/>
        </w:rPr>
        <w:t>.</w:t>
      </w:r>
    </w:p>
    <w:p w14:paraId="48E79192" w14:textId="77777777" w:rsidR="0050605B" w:rsidRPr="0050605B" w:rsidRDefault="0050605B" w:rsidP="0050605B">
      <w:pPr>
        <w:pStyle w:val="Bibliography"/>
        <w:rPr>
          <w:rFonts w:ascii="Calibri" w:hAnsi="Calibri"/>
        </w:rPr>
      </w:pPr>
      <w:r w:rsidRPr="0050605B">
        <w:rPr>
          <w:rFonts w:ascii="Calibri" w:hAnsi="Calibri"/>
        </w:rPr>
        <w:t xml:space="preserve">Camarero, Carmen, Carmen Antón, and Javier Rodríguez. 2014. “Technological and Ethical Antecedents of E-Book Piracy and Price Acceptance: Evidence from the Spanish Case.” </w:t>
      </w:r>
      <w:r w:rsidRPr="0050605B">
        <w:rPr>
          <w:rFonts w:ascii="Calibri" w:hAnsi="Calibri"/>
          <w:i/>
          <w:iCs/>
        </w:rPr>
        <w:t>The Electronic Library</w:t>
      </w:r>
      <w:r w:rsidRPr="0050605B">
        <w:rPr>
          <w:rFonts w:ascii="Calibri" w:hAnsi="Calibri"/>
        </w:rPr>
        <w:t xml:space="preserve"> 32 (4): 542–66.</w:t>
      </w:r>
    </w:p>
    <w:p w14:paraId="76C85E36" w14:textId="77777777" w:rsidR="0050605B" w:rsidRPr="0050605B" w:rsidRDefault="0050605B" w:rsidP="0050605B">
      <w:pPr>
        <w:pStyle w:val="Bibliography"/>
        <w:rPr>
          <w:rFonts w:ascii="Calibri" w:hAnsi="Calibri"/>
        </w:rPr>
      </w:pPr>
      <w:r w:rsidRPr="0050605B">
        <w:rPr>
          <w:rFonts w:ascii="Calibri" w:hAnsi="Calibri"/>
        </w:rPr>
        <w:t xml:space="preserve">Corrales-Reyes, Ibraín Enrique. 2017. “Sci-Hub and Evidence-Based Dentistry: An Ethical Dilemma in Cuba.” </w:t>
      </w:r>
      <w:r w:rsidRPr="0050605B">
        <w:rPr>
          <w:rFonts w:ascii="Calibri" w:hAnsi="Calibri"/>
          <w:i/>
          <w:iCs/>
        </w:rPr>
        <w:t>J Oral Res</w:t>
      </w:r>
      <w:r w:rsidRPr="0050605B">
        <w:rPr>
          <w:rFonts w:ascii="Calibri" w:hAnsi="Calibri"/>
        </w:rPr>
        <w:t xml:space="preserve"> 6 (7): 175. https://doi.org/doi:10.17126/joralres.2017.054.</w:t>
      </w:r>
    </w:p>
    <w:p w14:paraId="7FD32517" w14:textId="77777777" w:rsidR="0050605B" w:rsidRPr="0050605B" w:rsidRDefault="0050605B" w:rsidP="0050605B">
      <w:pPr>
        <w:pStyle w:val="Bibliography"/>
        <w:rPr>
          <w:rFonts w:ascii="Calibri" w:hAnsi="Calibri"/>
        </w:rPr>
      </w:pPr>
      <w:r w:rsidRPr="0050605B">
        <w:rPr>
          <w:rFonts w:ascii="Calibri" w:hAnsi="Calibri"/>
        </w:rPr>
        <w:t>Dalmeet Singh Chawla. 2018. “Sci-Hub Blocked in Russia Following Ruling by Moscow Court.” Chemistry World. December 3, 2018. https://www.chemistryworld.com/news/sci-hub-blocked-in-russia-following-ruling-by-moscow-court/3009838.article.</w:t>
      </w:r>
    </w:p>
    <w:p w14:paraId="6242DDB6" w14:textId="77777777" w:rsidR="0050605B" w:rsidRPr="0050605B" w:rsidRDefault="0050605B" w:rsidP="0050605B">
      <w:pPr>
        <w:pStyle w:val="Bibliography"/>
        <w:rPr>
          <w:rFonts w:ascii="Calibri" w:hAnsi="Calibri"/>
        </w:rPr>
      </w:pPr>
      <w:r w:rsidRPr="0050605B">
        <w:rPr>
          <w:rFonts w:ascii="Calibri" w:hAnsi="Calibri"/>
        </w:rPr>
        <w:t xml:space="preserve">Davis, Philip M, and William H Walters. 2011. “The Impact of Free Access to the Scientific Literature: A Review of Recent Research.” </w:t>
      </w:r>
      <w:r w:rsidRPr="0050605B">
        <w:rPr>
          <w:rFonts w:ascii="Calibri" w:hAnsi="Calibri"/>
          <w:i/>
          <w:iCs/>
        </w:rPr>
        <w:t>Journal of the Medical Library Association: JMLA</w:t>
      </w:r>
      <w:r w:rsidRPr="0050605B">
        <w:rPr>
          <w:rFonts w:ascii="Calibri" w:hAnsi="Calibri"/>
        </w:rPr>
        <w:t xml:space="preserve"> 99 (3): 208.</w:t>
      </w:r>
    </w:p>
    <w:p w14:paraId="3A4080C9" w14:textId="77777777" w:rsidR="0050605B" w:rsidRPr="0050605B" w:rsidRDefault="0050605B" w:rsidP="0050605B">
      <w:pPr>
        <w:pStyle w:val="Bibliography"/>
        <w:rPr>
          <w:rFonts w:ascii="Calibri" w:hAnsi="Calibri"/>
        </w:rPr>
      </w:pPr>
      <w:r w:rsidRPr="0050605B">
        <w:rPr>
          <w:rFonts w:ascii="Calibri" w:hAnsi="Calibri"/>
        </w:rPr>
        <w:t>Elbakyan, Alexandra. 2015. “LETTER Addressed to Judge Robert W. Sweet from Alexandra Elbakyan Re: Clarification of Details. (Ajs).” New York: Elsevier Inc. et al v. Sci-Hub et al, Case No. 1:15-cv-04282-RW.</w:t>
      </w:r>
    </w:p>
    <w:p w14:paraId="5799678D" w14:textId="77777777" w:rsidR="0050605B" w:rsidRPr="0050605B" w:rsidRDefault="0050605B" w:rsidP="0050605B">
      <w:pPr>
        <w:pStyle w:val="Bibliography"/>
        <w:rPr>
          <w:rFonts w:ascii="Calibri" w:hAnsi="Calibri"/>
          <w:lang w:val="nl-NL"/>
        </w:rPr>
      </w:pPr>
      <w:r w:rsidRPr="0050605B">
        <w:rPr>
          <w:rFonts w:ascii="Calibri" w:hAnsi="Calibri"/>
        </w:rPr>
        <w:t xml:space="preserve">———. 2016. “Sci-Hub Is a Goal, Changing the System Is a Method.” </w:t>
      </w:r>
      <w:r w:rsidRPr="0050605B">
        <w:rPr>
          <w:rFonts w:ascii="Calibri" w:hAnsi="Calibri"/>
          <w:lang w:val="nl-NL"/>
        </w:rPr>
        <w:t>Engineuring. 2016. https://engineuring.wordpress.com/2016/03/11/sci-hub-is-a-goal-changing-the-system-is-a-method/.</w:t>
      </w:r>
    </w:p>
    <w:p w14:paraId="33265F78" w14:textId="77777777" w:rsidR="0050605B" w:rsidRPr="0050605B" w:rsidRDefault="0050605B" w:rsidP="0050605B">
      <w:pPr>
        <w:pStyle w:val="Bibliography"/>
        <w:rPr>
          <w:rFonts w:ascii="Calibri" w:hAnsi="Calibri"/>
        </w:rPr>
      </w:pPr>
      <w:r w:rsidRPr="0050605B">
        <w:rPr>
          <w:rFonts w:ascii="Calibri" w:hAnsi="Calibri"/>
        </w:rPr>
        <w:t>Elsevier Inc. et al v. Sci-Hub et al, Case No. 1:15-cv-04282-RW. 2017. UNITED  STATES  DISTRICT  COURT  SOUTHERN  DISTRICT  OF  NEW  YORK.</w:t>
      </w:r>
    </w:p>
    <w:p w14:paraId="622950DD" w14:textId="77777777" w:rsidR="0050605B" w:rsidRPr="0050605B" w:rsidRDefault="0050605B" w:rsidP="0050605B">
      <w:pPr>
        <w:pStyle w:val="Bibliography"/>
        <w:rPr>
          <w:rFonts w:ascii="Calibri" w:hAnsi="Calibri"/>
        </w:rPr>
      </w:pPr>
      <w:r w:rsidRPr="0050605B">
        <w:rPr>
          <w:rFonts w:ascii="Calibri" w:hAnsi="Calibri"/>
        </w:rPr>
        <w:t>Faculty Advisory Council. 2012. “Faculty Advisory Council Memorandum on Journal Pricing.” Cambridge, MA: Harvard University Library. http://isites.harvard.edu/icb/icb.do?keyword=k77982&amp;tabgroupid=icb.tabgroup143448.</w:t>
      </w:r>
    </w:p>
    <w:p w14:paraId="6610190E" w14:textId="77777777" w:rsidR="0050605B" w:rsidRPr="0050605B" w:rsidRDefault="0050605B" w:rsidP="0050605B">
      <w:pPr>
        <w:pStyle w:val="Bibliography"/>
        <w:rPr>
          <w:rFonts w:ascii="Calibri" w:hAnsi="Calibri"/>
        </w:rPr>
      </w:pPr>
      <w:r w:rsidRPr="0050605B">
        <w:rPr>
          <w:rFonts w:ascii="Calibri" w:hAnsi="Calibri"/>
        </w:rPr>
        <w:t xml:space="preserve">Gardner, Carolyn Caffrey, and Gabriel J Gardner. 2017. “Fast and Furious (at Publishers): The Motivations behind Crowdsourced Research Sharing.” </w:t>
      </w:r>
      <w:r w:rsidRPr="0050605B">
        <w:rPr>
          <w:rFonts w:ascii="Calibri" w:hAnsi="Calibri"/>
          <w:i/>
          <w:iCs/>
        </w:rPr>
        <w:t>College &amp; Research Libraries</w:t>
      </w:r>
      <w:r w:rsidRPr="0050605B">
        <w:rPr>
          <w:rFonts w:ascii="Calibri" w:hAnsi="Calibri"/>
        </w:rPr>
        <w:t xml:space="preserve"> 78 (2).</w:t>
      </w:r>
    </w:p>
    <w:p w14:paraId="129E2813" w14:textId="77777777" w:rsidR="0050605B" w:rsidRPr="0050605B" w:rsidRDefault="0050605B" w:rsidP="0050605B">
      <w:pPr>
        <w:pStyle w:val="Bibliography"/>
        <w:rPr>
          <w:rFonts w:ascii="Calibri" w:hAnsi="Calibri"/>
        </w:rPr>
      </w:pPr>
      <w:r w:rsidRPr="0050605B">
        <w:rPr>
          <w:rFonts w:ascii="Calibri" w:hAnsi="Calibri"/>
        </w:rPr>
        <w:t xml:space="preserve">Giblin, Rebecca, Jenny Kennedy, Charlotte Pelletier, Julian Thomas, Kimberlee G Weatherall, and Francois Petitjean. 2019. “What Can 100,000 Books Tell Us about the International Public Library e-Lending Landscape?” </w:t>
      </w:r>
      <w:r w:rsidRPr="0050605B">
        <w:rPr>
          <w:rFonts w:ascii="Calibri" w:hAnsi="Calibri"/>
          <w:i/>
          <w:iCs/>
        </w:rPr>
        <w:t>Forthcoming, Information Research</w:t>
      </w:r>
      <w:r w:rsidRPr="0050605B">
        <w:rPr>
          <w:rFonts w:ascii="Calibri" w:hAnsi="Calibri"/>
        </w:rPr>
        <w:t>.</w:t>
      </w:r>
    </w:p>
    <w:p w14:paraId="5874094A" w14:textId="77777777" w:rsidR="0050605B" w:rsidRPr="0050605B" w:rsidRDefault="0050605B" w:rsidP="0050605B">
      <w:pPr>
        <w:pStyle w:val="Bibliography"/>
        <w:rPr>
          <w:rFonts w:ascii="Calibri" w:hAnsi="Calibri"/>
        </w:rPr>
      </w:pPr>
      <w:r w:rsidRPr="0050605B">
        <w:rPr>
          <w:rFonts w:ascii="Calibri" w:hAnsi="Calibri"/>
        </w:rPr>
        <w:t xml:space="preserve">Greshake, Bastian. 2017. “Looking into Pandora’s Box: The Content of Sci-Hub and Its Usage.” </w:t>
      </w:r>
      <w:r w:rsidRPr="0050605B">
        <w:rPr>
          <w:rFonts w:ascii="Calibri" w:hAnsi="Calibri"/>
          <w:i/>
          <w:iCs/>
        </w:rPr>
        <w:t>F1000Research</w:t>
      </w:r>
      <w:r w:rsidRPr="0050605B">
        <w:rPr>
          <w:rFonts w:ascii="Calibri" w:hAnsi="Calibri"/>
        </w:rPr>
        <w:t xml:space="preserve"> 6 (April): 541. https://doi.org/10.12688/f1000research.11366.1.</w:t>
      </w:r>
    </w:p>
    <w:p w14:paraId="7695320C" w14:textId="77777777" w:rsidR="0050605B" w:rsidRPr="0050605B" w:rsidRDefault="0050605B" w:rsidP="0050605B">
      <w:pPr>
        <w:pStyle w:val="Bibliography"/>
        <w:rPr>
          <w:rFonts w:ascii="Calibri" w:hAnsi="Calibri"/>
        </w:rPr>
      </w:pPr>
      <w:r w:rsidRPr="0050605B">
        <w:rPr>
          <w:rFonts w:ascii="Calibri" w:hAnsi="Calibri"/>
        </w:rPr>
        <w:t xml:space="preserve">Himmelstein, D. S., A. R. Romero, J. G. Levernier, T. A. Munro, S. R. McLaughlin, B. Tzovaras Greshake, and C. S. Greene. 2018. “Sci-Hub Provides Access to Nearly All Scholarly Literature.” </w:t>
      </w:r>
      <w:r w:rsidRPr="0050605B">
        <w:rPr>
          <w:rFonts w:ascii="Calibri" w:hAnsi="Calibri"/>
          <w:i/>
          <w:iCs/>
        </w:rPr>
        <w:t>ELife</w:t>
      </w:r>
      <w:r w:rsidRPr="0050605B">
        <w:rPr>
          <w:rFonts w:ascii="Calibri" w:hAnsi="Calibri"/>
        </w:rPr>
        <w:t xml:space="preserve"> 7. https://doi.org/10.7554/eLife.32822.</w:t>
      </w:r>
    </w:p>
    <w:p w14:paraId="54ADF237" w14:textId="77777777" w:rsidR="0050605B" w:rsidRPr="0050605B" w:rsidRDefault="0050605B" w:rsidP="0050605B">
      <w:pPr>
        <w:pStyle w:val="Bibliography"/>
        <w:rPr>
          <w:rFonts w:ascii="Calibri" w:hAnsi="Calibri"/>
        </w:rPr>
      </w:pPr>
      <w:r w:rsidRPr="0050605B">
        <w:rPr>
          <w:rFonts w:ascii="Calibri" w:hAnsi="Calibri"/>
        </w:rPr>
        <w:t>Holdren, John P. 2013. “Increasing Access to the Results of Federally Funded Scientific Research.” Washington D. C.: Office of Science and Technology Policy, The White House.</w:t>
      </w:r>
    </w:p>
    <w:p w14:paraId="30320B90" w14:textId="77777777" w:rsidR="0050605B" w:rsidRPr="0050605B" w:rsidRDefault="0050605B" w:rsidP="0050605B">
      <w:pPr>
        <w:pStyle w:val="Bibliography"/>
        <w:rPr>
          <w:rFonts w:ascii="Calibri" w:hAnsi="Calibri"/>
        </w:rPr>
      </w:pPr>
      <w:r w:rsidRPr="0050605B">
        <w:rPr>
          <w:rFonts w:ascii="Calibri" w:hAnsi="Calibri"/>
        </w:rPr>
        <w:t>Hungarian Academy of Sciences Electronic Information National Programme Service. 2018. “EISZ - Hungarian Consortium Terminates Negotiations with Elsevier.” 2018. http://eisz.mtak.hu/index.php/en/283-hungarian-consortium-terminates-negotiations-with-elsevier.html.</w:t>
      </w:r>
    </w:p>
    <w:p w14:paraId="0AF25627" w14:textId="77777777" w:rsidR="0050605B" w:rsidRPr="0050605B" w:rsidRDefault="0050605B" w:rsidP="0050605B">
      <w:pPr>
        <w:pStyle w:val="Bibliography"/>
        <w:rPr>
          <w:rFonts w:ascii="Calibri" w:hAnsi="Calibri"/>
        </w:rPr>
      </w:pPr>
      <w:r w:rsidRPr="0050605B">
        <w:rPr>
          <w:rFonts w:ascii="Calibri" w:hAnsi="Calibri"/>
        </w:rPr>
        <w:lastRenderedPageBreak/>
        <w:t xml:space="preserve">Karaganis, Joe, ed. 2018. </w:t>
      </w:r>
      <w:r w:rsidRPr="0050605B">
        <w:rPr>
          <w:rFonts w:ascii="Calibri" w:hAnsi="Calibri"/>
          <w:i/>
          <w:iCs/>
        </w:rPr>
        <w:t>Shadow Libraries - Access to Knowledge in Global Higher Education</w:t>
      </w:r>
      <w:r w:rsidRPr="0050605B">
        <w:rPr>
          <w:rFonts w:ascii="Calibri" w:hAnsi="Calibri"/>
        </w:rPr>
        <w:t>. Cambridge, MA: MIT Press.</w:t>
      </w:r>
    </w:p>
    <w:p w14:paraId="0DDFCA8C" w14:textId="77777777" w:rsidR="0050605B" w:rsidRPr="0050605B" w:rsidRDefault="0050605B" w:rsidP="0050605B">
      <w:pPr>
        <w:pStyle w:val="Bibliography"/>
        <w:rPr>
          <w:rFonts w:ascii="Calibri" w:hAnsi="Calibri"/>
        </w:rPr>
      </w:pPr>
      <w:r w:rsidRPr="0050605B">
        <w:rPr>
          <w:rFonts w:ascii="Calibri" w:hAnsi="Calibri"/>
        </w:rPr>
        <w:t xml:space="preserve">Krikorian, Gaëlle, and Amy Kapczynski, eds. 2010. </w:t>
      </w:r>
      <w:r w:rsidRPr="0050605B">
        <w:rPr>
          <w:rFonts w:ascii="Calibri" w:hAnsi="Calibri"/>
          <w:i/>
          <w:iCs/>
        </w:rPr>
        <w:t>Access to Knowledge in the Age of Intellectual Property</w:t>
      </w:r>
      <w:r w:rsidRPr="0050605B">
        <w:rPr>
          <w:rFonts w:ascii="Calibri" w:hAnsi="Calibri"/>
        </w:rPr>
        <w:t>. Zone Books.</w:t>
      </w:r>
    </w:p>
    <w:p w14:paraId="5D6A0F0F" w14:textId="77777777" w:rsidR="0050605B" w:rsidRPr="0050605B" w:rsidRDefault="0050605B" w:rsidP="0050605B">
      <w:pPr>
        <w:pStyle w:val="Bibliography"/>
        <w:rPr>
          <w:rFonts w:ascii="Calibri" w:hAnsi="Calibri"/>
        </w:rPr>
      </w:pPr>
      <w:r w:rsidRPr="0050605B">
        <w:rPr>
          <w:rFonts w:ascii="Calibri" w:hAnsi="Calibri"/>
        </w:rPr>
        <w:t>Kwon, Diana. 2018. “Universities in Germany and Sweden Lose Access to Elsevier Journals.” TheScientist. 2018. https://www.the-scientist.com/news-opinion/universities-in-germany-and-sweden-lose-access-to-elsevier-journals--64522.</w:t>
      </w:r>
    </w:p>
    <w:p w14:paraId="48D0A71D" w14:textId="77777777" w:rsidR="0050605B" w:rsidRPr="0050605B" w:rsidRDefault="0050605B" w:rsidP="0050605B">
      <w:pPr>
        <w:pStyle w:val="Bibliography"/>
        <w:rPr>
          <w:rFonts w:ascii="Calibri" w:hAnsi="Calibri"/>
        </w:rPr>
      </w:pPr>
      <w:r w:rsidRPr="0050605B">
        <w:rPr>
          <w:rFonts w:ascii="Calibri" w:hAnsi="Calibri"/>
        </w:rPr>
        <w:t xml:space="preserve">Machin-Mastromatteo, Juan D, Alejandro Uribe-Tirado, and Maria E Romero-Ortiz. 2016. “Piracy of Scientific Papers in Latin America: An Analysis of Sci-Hub Usage Data.” </w:t>
      </w:r>
      <w:r w:rsidRPr="0050605B">
        <w:rPr>
          <w:rFonts w:ascii="Calibri" w:hAnsi="Calibri"/>
          <w:i/>
          <w:iCs/>
        </w:rPr>
        <w:t>Information Development</w:t>
      </w:r>
      <w:r w:rsidRPr="0050605B">
        <w:rPr>
          <w:rFonts w:ascii="Calibri" w:hAnsi="Calibri"/>
        </w:rPr>
        <w:t xml:space="preserve"> 32 (5): 1806–14.</w:t>
      </w:r>
    </w:p>
    <w:p w14:paraId="07A7D642" w14:textId="77777777" w:rsidR="0050605B" w:rsidRPr="0050605B" w:rsidRDefault="0050605B" w:rsidP="0050605B">
      <w:pPr>
        <w:pStyle w:val="Bibliography"/>
        <w:rPr>
          <w:rFonts w:ascii="Calibri" w:hAnsi="Calibri"/>
        </w:rPr>
      </w:pPr>
      <w:r w:rsidRPr="0050605B">
        <w:rPr>
          <w:rFonts w:ascii="Calibri" w:hAnsi="Calibri"/>
        </w:rPr>
        <w:t>Mars, Marcell, and Tomislav Medak. 2015. “The System of a Takedown - Control and De-Commodification in the Circuits of Academic Publishing.”</w:t>
      </w:r>
    </w:p>
    <w:p w14:paraId="4CD369D5" w14:textId="77777777" w:rsidR="0050605B" w:rsidRPr="0050605B" w:rsidRDefault="0050605B" w:rsidP="0050605B">
      <w:pPr>
        <w:pStyle w:val="Bibliography"/>
        <w:rPr>
          <w:rFonts w:ascii="Calibri" w:hAnsi="Calibri"/>
        </w:rPr>
      </w:pPr>
      <w:r w:rsidRPr="0050605B">
        <w:rPr>
          <w:rFonts w:ascii="Calibri" w:hAnsi="Calibri"/>
        </w:rPr>
        <w:t>Max Planck Society. 2018. “Max Planck Society Discontinues Agreement with Elsevier; Stands Firm with Projekt DEAL Negotiations - MPDL.” 2018. https://www.mpdl.mpg.de/en/505.</w:t>
      </w:r>
    </w:p>
    <w:p w14:paraId="658FF1A2" w14:textId="77777777" w:rsidR="0050605B" w:rsidRPr="0050605B" w:rsidRDefault="0050605B" w:rsidP="0050605B">
      <w:pPr>
        <w:pStyle w:val="Bibliography"/>
        <w:rPr>
          <w:rFonts w:ascii="Calibri" w:hAnsi="Calibri"/>
        </w:rPr>
      </w:pPr>
      <w:r w:rsidRPr="0050605B">
        <w:rPr>
          <w:rFonts w:ascii="Calibri" w:hAnsi="Calibri"/>
        </w:rPr>
        <w:t xml:space="preserve">Muller, Floriane Sophie, and Pablo Iriarte. 2017. “Measuring the Impact of Piracy and Open Access on the Academic Library Services.” In </w:t>
      </w:r>
      <w:r w:rsidRPr="0050605B">
        <w:rPr>
          <w:rFonts w:ascii="Calibri" w:hAnsi="Calibri"/>
          <w:i/>
          <w:iCs/>
        </w:rPr>
        <w:t>15th Interlending and Document Supply Conference (ILDS) , Paris, 04-06 October, 2017</w:t>
      </w:r>
      <w:r w:rsidRPr="0050605B">
        <w:rPr>
          <w:rFonts w:ascii="Calibri" w:hAnsi="Calibri"/>
        </w:rPr>
        <w:t>. Paris.</w:t>
      </w:r>
    </w:p>
    <w:p w14:paraId="5E35CB36" w14:textId="77777777" w:rsidR="0050605B" w:rsidRPr="0050605B" w:rsidRDefault="0050605B" w:rsidP="0050605B">
      <w:pPr>
        <w:pStyle w:val="Bibliography"/>
        <w:rPr>
          <w:rFonts w:ascii="Calibri" w:hAnsi="Calibri"/>
        </w:rPr>
      </w:pPr>
      <w:r w:rsidRPr="0050605B">
        <w:rPr>
          <w:rFonts w:ascii="Calibri" w:hAnsi="Calibri"/>
        </w:rPr>
        <w:t>Poort, Joost, João Quintais, Martin A. van der Ende, Anastasia Yagafarova, and Mathijs Hageraats. 2018. “Global Online Piracy Study.” Amsterdam: Institute for Information Law, University of Amsterdam.</w:t>
      </w:r>
    </w:p>
    <w:p w14:paraId="50C1BE04" w14:textId="77777777" w:rsidR="0050605B" w:rsidRPr="0050605B" w:rsidRDefault="0050605B" w:rsidP="0050605B">
      <w:pPr>
        <w:pStyle w:val="Bibliography"/>
        <w:rPr>
          <w:rFonts w:ascii="Calibri" w:hAnsi="Calibri"/>
        </w:rPr>
      </w:pPr>
      <w:r w:rsidRPr="0050605B">
        <w:rPr>
          <w:rFonts w:ascii="Calibri" w:hAnsi="Calibri"/>
        </w:rPr>
        <w:t>Reimers, Imke. 2014. “The Effect of Piracy Protection in Book Publishing.” NBER.</w:t>
      </w:r>
    </w:p>
    <w:p w14:paraId="33A392C5" w14:textId="77777777" w:rsidR="0050605B" w:rsidRPr="0050605B" w:rsidRDefault="0050605B" w:rsidP="0050605B">
      <w:pPr>
        <w:pStyle w:val="Bibliography"/>
        <w:rPr>
          <w:rFonts w:ascii="Calibri" w:hAnsi="Calibri"/>
        </w:rPr>
      </w:pPr>
      <w:r w:rsidRPr="0050605B">
        <w:rPr>
          <w:rFonts w:ascii="Calibri" w:hAnsi="Calibri"/>
        </w:rPr>
        <w:t xml:space="preserve">Suber, Peter. 2013. </w:t>
      </w:r>
      <w:r w:rsidRPr="0050605B">
        <w:rPr>
          <w:rFonts w:ascii="Calibri" w:hAnsi="Calibri"/>
          <w:i/>
          <w:iCs/>
        </w:rPr>
        <w:t>Open Access</w:t>
      </w:r>
      <w:r w:rsidRPr="0050605B">
        <w:rPr>
          <w:rFonts w:ascii="Calibri" w:hAnsi="Calibri"/>
        </w:rPr>
        <w:t>. Vol. 1. Cambridge, MA: The MIT Press. https://doi.org/10.1109/ACCESS.2012.2226094.</w:t>
      </w:r>
    </w:p>
    <w:p w14:paraId="254257F3" w14:textId="77777777" w:rsidR="0050605B" w:rsidRPr="0050605B" w:rsidRDefault="0050605B" w:rsidP="0050605B">
      <w:pPr>
        <w:pStyle w:val="Bibliography"/>
        <w:rPr>
          <w:rFonts w:ascii="Calibri" w:hAnsi="Calibri"/>
        </w:rPr>
      </w:pPr>
      <w:r w:rsidRPr="0050605B">
        <w:rPr>
          <w:rFonts w:ascii="Calibri" w:hAnsi="Calibri"/>
          <w:lang w:val="nl-NL"/>
        </w:rPr>
        <w:t xml:space="preserve">Swartz, Aaron. 2008. “Guerilla Open Access Manifesto.” Aaron Swartz. </w:t>
      </w:r>
      <w:r w:rsidRPr="0050605B">
        <w:rPr>
          <w:rFonts w:ascii="Calibri" w:hAnsi="Calibri"/>
        </w:rPr>
        <w:t>2008. https://archive.org/stream/GuerillaOpenAccessManifesto/Goamjuly2008_djvu.txt.</w:t>
      </w:r>
    </w:p>
    <w:p w14:paraId="7D34CA95" w14:textId="77777777" w:rsidR="0050605B" w:rsidRPr="0050605B" w:rsidRDefault="0050605B" w:rsidP="0050605B">
      <w:pPr>
        <w:pStyle w:val="Bibliography"/>
        <w:rPr>
          <w:rFonts w:ascii="Calibri" w:hAnsi="Calibri"/>
        </w:rPr>
      </w:pPr>
      <w:r w:rsidRPr="0050605B">
        <w:rPr>
          <w:rFonts w:ascii="Calibri" w:hAnsi="Calibri"/>
        </w:rPr>
        <w:t xml:space="preserve">Taylor, Alasdair. 2006. “Publishing and Electronic Piracy.” </w:t>
      </w:r>
      <w:r w:rsidRPr="0050605B">
        <w:rPr>
          <w:rFonts w:ascii="Calibri" w:hAnsi="Calibri"/>
          <w:i/>
          <w:iCs/>
        </w:rPr>
        <w:t>Learned Publishing</w:t>
      </w:r>
      <w:r w:rsidRPr="0050605B">
        <w:rPr>
          <w:rFonts w:ascii="Calibri" w:hAnsi="Calibri"/>
        </w:rPr>
        <w:t xml:space="preserve"> 19 (3): 168–74.</w:t>
      </w:r>
    </w:p>
    <w:p w14:paraId="6D4CB701" w14:textId="77777777" w:rsidR="0050605B" w:rsidRPr="0050605B" w:rsidRDefault="0050605B" w:rsidP="0050605B">
      <w:pPr>
        <w:pStyle w:val="Bibliography"/>
        <w:rPr>
          <w:rFonts w:ascii="Calibri" w:hAnsi="Calibri"/>
        </w:rPr>
      </w:pPr>
      <w:r w:rsidRPr="0050605B">
        <w:rPr>
          <w:rFonts w:ascii="Calibri" w:hAnsi="Calibri"/>
        </w:rPr>
        <w:t xml:space="preserve">Timus, Natalia, and Babutsidze Zakaria. 2016. “Pirating European Studies.” </w:t>
      </w:r>
      <w:r w:rsidRPr="0050605B">
        <w:rPr>
          <w:rFonts w:ascii="Calibri" w:hAnsi="Calibri"/>
          <w:i/>
          <w:iCs/>
        </w:rPr>
        <w:t>Journal of Contemporary European Research</w:t>
      </w:r>
      <w:r w:rsidRPr="0050605B">
        <w:rPr>
          <w:rFonts w:ascii="Calibri" w:hAnsi="Calibri"/>
        </w:rPr>
        <w:t xml:space="preserve"> 12 (3).</w:t>
      </w:r>
    </w:p>
    <w:p w14:paraId="33158B63" w14:textId="77777777" w:rsidR="0050605B" w:rsidRPr="0050605B" w:rsidRDefault="0050605B" w:rsidP="0050605B">
      <w:pPr>
        <w:pStyle w:val="Bibliography"/>
        <w:rPr>
          <w:rFonts w:ascii="Calibri" w:hAnsi="Calibri"/>
        </w:rPr>
      </w:pPr>
      <w:r w:rsidRPr="0050605B">
        <w:rPr>
          <w:rFonts w:ascii="Calibri" w:hAnsi="Calibri"/>
        </w:rPr>
        <w:t>Travis, J. 2016. “In Survey, Most Give Thumbs-up to Pirated Papers.” Science. 2016. http://www.sciencemag.org/news/2016/05/survey-most-give-thumbspirated-papers.</w:t>
      </w:r>
    </w:p>
    <w:p w14:paraId="5C912FB4" w14:textId="77777777" w:rsidR="0050605B" w:rsidRPr="0050605B" w:rsidRDefault="0050605B" w:rsidP="0050605B">
      <w:pPr>
        <w:pStyle w:val="Bibliography"/>
        <w:rPr>
          <w:rFonts w:ascii="Calibri" w:hAnsi="Calibri"/>
        </w:rPr>
      </w:pPr>
      <w:r w:rsidRPr="0050605B">
        <w:rPr>
          <w:rFonts w:ascii="Calibri" w:hAnsi="Calibri"/>
        </w:rPr>
        <w:t>UC Office of the President. 2019. “UC Terminates Subscriptions with World’s Largest Scientific Publisher in Push for Open Access to Publicly Funded Research.” University of California. 2019. https://www.universityofcalifornia.edu/press-room/uc-terminates-subscriptions-worlds-largest-scientific-publisher-push-open-access-publicly.</w:t>
      </w:r>
    </w:p>
    <w:p w14:paraId="48DFE4F5" w14:textId="77777777" w:rsidR="0050605B" w:rsidRPr="0050605B" w:rsidRDefault="0050605B" w:rsidP="0050605B">
      <w:pPr>
        <w:pStyle w:val="Bibliography"/>
        <w:rPr>
          <w:rFonts w:ascii="Calibri" w:hAnsi="Calibri"/>
        </w:rPr>
      </w:pPr>
      <w:r w:rsidRPr="0050605B">
        <w:rPr>
          <w:rFonts w:ascii="Calibri" w:hAnsi="Calibri"/>
        </w:rPr>
        <w:t>Unit. 2019. “Norske forskningsinstitusjoner har besluttet å ikke forlenge avtale med forlaget Elsevier.” 2019. https://www.unit.no/aktuelt/norske-forskningsinstitusjoner-har-besluttet-ikke-forlenge-avtale-med-forlaget-elsevier.</w:t>
      </w:r>
    </w:p>
    <w:p w14:paraId="2B8ECF0A" w14:textId="74F1D80E" w:rsidR="00B92259" w:rsidRPr="00FB053E" w:rsidRDefault="00FA3DD4" w:rsidP="00E433F7">
      <w:pPr>
        <w:jc w:val="both"/>
        <w:rPr>
          <w:bCs/>
        </w:rPr>
      </w:pPr>
      <w:r>
        <w:rPr>
          <w:bCs/>
        </w:rPr>
        <w:fldChar w:fldCharType="end"/>
      </w:r>
    </w:p>
    <w:p w14:paraId="20A982F5" w14:textId="77777777" w:rsidR="00281436" w:rsidRPr="00FB053E" w:rsidRDefault="00281436" w:rsidP="00E433F7">
      <w:pPr>
        <w:jc w:val="both"/>
        <w:rPr>
          <w:b/>
          <w:bCs/>
        </w:rPr>
      </w:pPr>
    </w:p>
    <w:p w14:paraId="2211C00E" w14:textId="77777777" w:rsidR="00F7734F" w:rsidRPr="00FB053E" w:rsidRDefault="00F7734F" w:rsidP="00E433F7">
      <w:pPr>
        <w:jc w:val="both"/>
        <w:rPr>
          <w:b/>
          <w:bCs/>
        </w:rPr>
      </w:pPr>
    </w:p>
    <w:p w14:paraId="1E01A4C4" w14:textId="77777777" w:rsidR="00743A19" w:rsidRPr="00FB053E" w:rsidRDefault="00743A19" w:rsidP="00E433F7">
      <w:pPr>
        <w:jc w:val="both"/>
      </w:pPr>
    </w:p>
    <w:sectPr w:rsidR="00743A19" w:rsidRPr="00FB053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9" w:author="Daniel Antal" w:date="2020-04-20T13:16:00Z" w:initials="DA">
    <w:p w14:paraId="0523FFCC" w14:textId="30175569" w:rsidR="005D6975" w:rsidRDefault="005D6975">
      <w:pPr>
        <w:pStyle w:val="CommentText"/>
      </w:pPr>
      <w:r>
        <w:rPr>
          <w:rStyle w:val="CommentReference"/>
        </w:rPr>
        <w:annotationRef/>
      </w:r>
      <w:r>
        <w:t>The Eurobarometer variable is currently left out.  But I think that I can add it back tonight.</w:t>
      </w:r>
    </w:p>
  </w:comment>
  <w:comment w:id="26" w:author="Daniel Antal" w:date="2020-04-20T13:18:00Z" w:initials="DA">
    <w:p w14:paraId="147E857A" w14:textId="3216B992" w:rsidR="005D6975" w:rsidRDefault="005D6975">
      <w:pPr>
        <w:pStyle w:val="CommentText"/>
      </w:pPr>
      <w:r>
        <w:rPr>
          <w:rStyle w:val="CommentReference"/>
        </w:rPr>
        <w:annotationRef/>
      </w:r>
      <w:r>
        <w:t>If we want a better comparison with the global model, we should use GERD.</w:t>
      </w:r>
    </w:p>
  </w:comment>
  <w:comment w:id="31" w:author="Daniel Antal" w:date="2020-04-20T13:33:00Z" w:initials="DA">
    <w:p w14:paraId="5EC0A8F2" w14:textId="78EADA6B" w:rsidR="005D6975" w:rsidRDefault="005D6975">
      <w:pPr>
        <w:pStyle w:val="CommentText"/>
      </w:pPr>
      <w:r>
        <w:rPr>
          <w:rStyle w:val="CommentReference"/>
        </w:rPr>
        <w:annotationRef/>
      </w:r>
      <w:r>
        <w:t>We should also show this in the case of region.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523FFCC" w15:done="1"/>
  <w15:commentEx w15:paraId="147E857A" w15:done="1"/>
  <w15:commentEx w15:paraId="5EC0A8F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81F26" w16cex:dateUtc="2020-04-20T11:16:00Z"/>
  <w16cex:commentExtensible w16cex:durableId="22481FAC" w16cex:dateUtc="2020-04-20T11:18:00Z"/>
  <w16cex:commentExtensible w16cex:durableId="22482315" w16cex:dateUtc="2020-04-20T11: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523FFCC" w16cid:durableId="22481F26"/>
  <w16cid:commentId w16cid:paraId="147E857A" w16cid:durableId="22481FAC"/>
  <w16cid:commentId w16cid:paraId="5EC0A8F2" w16cid:durableId="224823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126E99" w14:textId="77777777" w:rsidR="00E64E9D" w:rsidRDefault="00E64E9D" w:rsidP="00BB281F">
      <w:pPr>
        <w:spacing w:after="0" w:line="240" w:lineRule="auto"/>
      </w:pPr>
      <w:r>
        <w:separator/>
      </w:r>
    </w:p>
  </w:endnote>
  <w:endnote w:type="continuationSeparator" w:id="0">
    <w:p w14:paraId="325D1E02" w14:textId="77777777" w:rsidR="00E64E9D" w:rsidRDefault="00E64E9D" w:rsidP="00BB2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 w:name="Lucida Console">
    <w:panose1 w:val="020B0609040504020204"/>
    <w:charset w:val="EE"/>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3A2C73" w14:textId="77777777" w:rsidR="00E64E9D" w:rsidRDefault="00E64E9D" w:rsidP="00BB281F">
      <w:pPr>
        <w:spacing w:after="0" w:line="240" w:lineRule="auto"/>
      </w:pPr>
      <w:r>
        <w:separator/>
      </w:r>
    </w:p>
  </w:footnote>
  <w:footnote w:type="continuationSeparator" w:id="0">
    <w:p w14:paraId="462DB985" w14:textId="77777777" w:rsidR="00E64E9D" w:rsidRDefault="00E64E9D" w:rsidP="00BB281F">
      <w:pPr>
        <w:spacing w:after="0" w:line="240" w:lineRule="auto"/>
      </w:pPr>
      <w:r>
        <w:continuationSeparator/>
      </w:r>
    </w:p>
  </w:footnote>
  <w:footnote w:id="1">
    <w:p w14:paraId="6FD2FE4D" w14:textId="2DB7C0B4" w:rsidR="005D6975" w:rsidRDefault="005D6975">
      <w:pPr>
        <w:pStyle w:val="FootnoteText"/>
      </w:pPr>
      <w:r>
        <w:rPr>
          <w:rStyle w:val="FootnoteReference"/>
        </w:rPr>
        <w:footnoteRef/>
      </w:r>
      <w:r>
        <w:t xml:space="preserve"> </w:t>
      </w:r>
      <w:r w:rsidRPr="00E51E85">
        <w:t>The research received funding from the H2020 Research grant “</w:t>
      </w:r>
      <w:proofErr w:type="spellStart"/>
      <w:r w:rsidRPr="00E51E85">
        <w:fldChar w:fldCharType="begin"/>
      </w:r>
      <w:r w:rsidRPr="00E51E85">
        <w:instrText xml:space="preserve"> HYPERLINK "http://openup-h2020.eu/" \t "_blank" </w:instrText>
      </w:r>
      <w:r w:rsidRPr="00E51E85">
        <w:fldChar w:fldCharType="separate"/>
      </w:r>
      <w:r w:rsidRPr="00E51E85">
        <w:rPr>
          <w:rStyle w:val="Hyperlink"/>
        </w:rPr>
        <w:t>OPENing</w:t>
      </w:r>
      <w:proofErr w:type="spellEnd"/>
      <w:r w:rsidRPr="00E51E85">
        <w:rPr>
          <w:rStyle w:val="Hyperlink"/>
        </w:rPr>
        <w:t xml:space="preserve"> UP new methods, indicators and tools for peer review, dissemination of research results, and impact measurement</w:t>
      </w:r>
      <w:r w:rsidRPr="00E51E85">
        <w:fldChar w:fldCharType="end"/>
      </w:r>
      <w:r w:rsidRPr="00E51E85">
        <w:t xml:space="preserve">”, and was carried out on the Dutch national e-infrastructure with the support of </w:t>
      </w:r>
      <w:hyperlink r:id="rId1" w:tgtFrame="_blank" w:history="1">
        <w:r w:rsidRPr="00E51E85">
          <w:rPr>
            <w:rStyle w:val="Hyperlink"/>
          </w:rPr>
          <w:t>SURF Cooperative</w:t>
        </w:r>
      </w:hyperlink>
      <w:r w:rsidRPr="00E51E85">
        <w:t>.</w:t>
      </w:r>
    </w:p>
  </w:footnote>
  <w:footnote w:id="2">
    <w:p w14:paraId="57C5658C" w14:textId="77777777" w:rsidR="005D6975" w:rsidRDefault="005D6975" w:rsidP="00936D15">
      <w:pPr>
        <w:pStyle w:val="FootnoteText"/>
      </w:pPr>
      <w:r>
        <w:rPr>
          <w:rStyle w:val="FootnoteReference"/>
        </w:rPr>
        <w:footnoteRef/>
      </w:r>
      <w:r>
        <w:t xml:space="preserve"> </w:t>
      </w:r>
      <w:r>
        <w:rPr>
          <w:bCs/>
        </w:rPr>
        <w:t xml:space="preserve">At the time of writing in May, 2019, </w:t>
      </w:r>
      <w:r w:rsidRPr="00BB281F">
        <w:rPr>
          <w:bCs/>
        </w:rPr>
        <w:t>2</w:t>
      </w:r>
      <w:r>
        <w:rPr>
          <w:bCs/>
        </w:rPr>
        <w:t>.</w:t>
      </w:r>
      <w:r w:rsidRPr="00BB281F">
        <w:rPr>
          <w:bCs/>
        </w:rPr>
        <w:t>363</w:t>
      </w:r>
      <w:r>
        <w:rPr>
          <w:bCs/>
        </w:rPr>
        <w:t>.</w:t>
      </w:r>
      <w:r w:rsidRPr="00BB281F">
        <w:rPr>
          <w:bCs/>
        </w:rPr>
        <w:t>587</w:t>
      </w:r>
      <w:r>
        <w:rPr>
          <w:bCs/>
        </w:rPr>
        <w:t xml:space="preserve"> records are contained in the database</w:t>
      </w:r>
    </w:p>
  </w:footnote>
  <w:footnote w:id="3">
    <w:p w14:paraId="4AD58C98" w14:textId="77777777" w:rsidR="005D6975" w:rsidRDefault="005D6975">
      <w:pPr>
        <w:pStyle w:val="FootnoteText"/>
      </w:pPr>
      <w:r>
        <w:rPr>
          <w:rStyle w:val="FootnoteReference"/>
        </w:rPr>
        <w:footnoteRef/>
      </w:r>
      <w:r>
        <w:t xml:space="preserve"> Such as file hashes</w:t>
      </w:r>
    </w:p>
  </w:footnote>
  <w:footnote w:id="4">
    <w:p w14:paraId="7D7F80CD" w14:textId="77777777" w:rsidR="005D6975" w:rsidRDefault="005D6975">
      <w:pPr>
        <w:pStyle w:val="FootnoteText"/>
      </w:pPr>
      <w:r>
        <w:rPr>
          <w:rStyle w:val="FootnoteReference"/>
        </w:rPr>
        <w:footnoteRef/>
      </w:r>
      <w:r>
        <w:t xml:space="preserve"> We do not discuss here recent developments in the business strategies of academic publishers, which increasingly rely on capturing, processing and reselling data on, and tools of academic knowledge production process from citation metrics, bibliographic tools, </w:t>
      </w:r>
      <w:proofErr w:type="spellStart"/>
      <w:r>
        <w:t>altmetric</w:t>
      </w:r>
      <w:proofErr w:type="spellEnd"/>
      <w:r>
        <w:t xml:space="preserve"> services, article discovery tools, scientific social networks, as well as performance metrics, valorization metrics, and impact measurement.</w:t>
      </w:r>
    </w:p>
  </w:footnote>
  <w:footnote w:id="5">
    <w:p w14:paraId="1F7D33A8" w14:textId="77777777" w:rsidR="005D6975" w:rsidRDefault="005D6975">
      <w:pPr>
        <w:pStyle w:val="FootnoteText"/>
      </w:pPr>
      <w:r>
        <w:rPr>
          <w:rStyle w:val="FootnoteReference"/>
        </w:rPr>
        <w:footnoteRef/>
      </w:r>
      <w:r>
        <w:t xml:space="preserve"> </w:t>
      </w:r>
      <w:r w:rsidRPr="007E60F6">
        <w:t>https://www.maxmind.com/en/geoip-demo</w:t>
      </w:r>
    </w:p>
  </w:footnote>
  <w:footnote w:id="6">
    <w:p w14:paraId="21337F30" w14:textId="77777777" w:rsidR="005D6975" w:rsidRDefault="005D6975">
      <w:pPr>
        <w:pStyle w:val="FootnoteText"/>
      </w:pPr>
      <w:r>
        <w:rPr>
          <w:rStyle w:val="FootnoteReference"/>
        </w:rPr>
        <w:footnoteRef/>
      </w:r>
      <w:r>
        <w:t xml:space="preserve"> We removed repeated requests from the same IP address to the same title if they took place within 24 hours.</w:t>
      </w:r>
    </w:p>
  </w:footnote>
  <w:footnote w:id="7">
    <w:p w14:paraId="30E21527" w14:textId="4B9DFE43" w:rsidR="005D6975" w:rsidRDefault="005D6975" w:rsidP="00FE77EF">
      <w:pPr>
        <w:pStyle w:val="FootnoteText"/>
      </w:pPr>
      <w:r>
        <w:rPr>
          <w:rStyle w:val="FootnoteReference"/>
        </w:rPr>
        <w:footnoteRef/>
      </w:r>
      <w:r>
        <w:t xml:space="preserve"> The source of macro data on population (</w:t>
      </w:r>
      <w:r w:rsidRPr="0007111A">
        <w:t>SP.POP.TOTL</w:t>
      </w:r>
      <w:r>
        <w:t xml:space="preserve">), </w:t>
      </w:r>
      <w:r w:rsidRPr="00B71F7F">
        <w:t>GDP (per capita, PPP</w:t>
      </w:r>
      <w:r>
        <w:t>,</w:t>
      </w:r>
      <w:r w:rsidRPr="00B71F7F">
        <w:t xml:space="preserve"> </w:t>
      </w:r>
      <w:r>
        <w:t xml:space="preserve">current international $ - </w:t>
      </w:r>
      <w:r w:rsidRPr="0007111A">
        <w:t>NY.GDP.PCAP.PP.CD</w:t>
      </w:r>
      <w:r>
        <w:t xml:space="preserve">) , </w:t>
      </w:r>
      <w:r w:rsidRPr="00B71F7F">
        <w:t xml:space="preserve">Fixed broadband subscriptions </w:t>
      </w:r>
      <w:r>
        <w:t>(</w:t>
      </w:r>
      <w:r w:rsidRPr="0007111A">
        <w:t>IT.NET.BBND</w:t>
      </w:r>
      <w:r>
        <w:t>)</w:t>
      </w:r>
      <w:r w:rsidRPr="00170708">
        <w:t>, Literacy rate</w:t>
      </w:r>
      <w:r>
        <w:t xml:space="preserve"> (adult total , % of people ages 15 and above - </w:t>
      </w:r>
      <w:r w:rsidRPr="00170708">
        <w:t>SE.ADT.LITR.ZS), Research and de</w:t>
      </w:r>
      <w:r>
        <w:t xml:space="preserve">velopment expenditure (% of GDP - </w:t>
      </w:r>
      <w:r w:rsidRPr="00170708">
        <w:t>GB.XPD.RSDV.GD.ZS), and School</w:t>
      </w:r>
      <w:r>
        <w:t xml:space="preserve"> enrollment, tertiary (% gross - </w:t>
      </w:r>
      <w:r w:rsidRPr="00170708">
        <w:t>SE.TER.ENRR</w:t>
      </w:r>
      <w:r>
        <w:t xml:space="preserve">)  is the </w:t>
      </w:r>
      <w:hyperlink r:id="rId2" w:history="1">
        <w:r w:rsidRPr="004E1E6C">
          <w:rPr>
            <w:rStyle w:val="Hyperlink"/>
          </w:rPr>
          <w:t>https://data.worldbank.org/</w:t>
        </w:r>
      </w:hyperlink>
      <w:r>
        <w:t xml:space="preserve"> database. The source of </w:t>
      </w:r>
      <w:r w:rsidRPr="00595276">
        <w:t>Government expenditure on tertiary education per student in constant 2014 PPP US$ 2015</w:t>
      </w:r>
      <w:r>
        <w:t xml:space="preserve"> is the OECD’s Education at a Glance database,  </w:t>
      </w:r>
      <w:hyperlink r:id="rId3" w:history="1">
        <w:r w:rsidRPr="007722BC">
          <w:rPr>
            <w:rStyle w:val="Hyperlink"/>
          </w:rPr>
          <w:t>http://www.oecd.org/education/education-at-a-glance/</w:t>
        </w:r>
      </w:hyperlink>
      <w:r>
        <w:t xml:space="preserve">, while the source of H indices is the </w:t>
      </w:r>
      <w:proofErr w:type="spellStart"/>
      <w:r w:rsidRPr="002D00EF">
        <w:t>Scimago</w:t>
      </w:r>
      <w:proofErr w:type="spellEnd"/>
      <w:r w:rsidRPr="002D00EF">
        <w:t xml:space="preserve"> Journal &amp; Country Rank</w:t>
      </w:r>
      <w:r>
        <w:t xml:space="preserve"> dataset  </w:t>
      </w:r>
      <w:hyperlink r:id="rId4" w:history="1">
        <w:r w:rsidRPr="007722BC">
          <w:rPr>
            <w:rStyle w:val="Hyperlink"/>
          </w:rPr>
          <w:t>https://www.scimagojr.com/countryrank.php</w:t>
        </w:r>
      </w:hyperlink>
    </w:p>
    <w:p w14:paraId="2499014C" w14:textId="77777777" w:rsidR="005D6975" w:rsidRDefault="005D6975" w:rsidP="00FE77EF">
      <w:pPr>
        <w:pStyle w:val="FootnoteText"/>
      </w:pPr>
    </w:p>
  </w:footnote>
  <w:footnote w:id="8">
    <w:p w14:paraId="38A492CD" w14:textId="4FE1EE51" w:rsidR="005D6975" w:rsidRDefault="005D6975">
      <w:pPr>
        <w:pStyle w:val="FootnoteText"/>
      </w:pPr>
      <w:r>
        <w:rPr>
          <w:rStyle w:val="FootnoteReference"/>
        </w:rPr>
        <w:footnoteRef/>
      </w:r>
      <w:r>
        <w:t xml:space="preserve"> Data source: </w:t>
      </w:r>
      <w:hyperlink r:id="rId5" w:history="1">
        <w:r w:rsidRPr="004E1E6C">
          <w:rPr>
            <w:rStyle w:val="Hyperlink"/>
          </w:rPr>
          <w:t>https://datahelpdesk.worldbank.org/knowledgebase/articles/906519</w:t>
        </w:r>
      </w:hyperlink>
    </w:p>
    <w:p w14:paraId="3EFAC03B" w14:textId="77777777" w:rsidR="005D6975" w:rsidRDefault="005D6975">
      <w:pPr>
        <w:pStyle w:val="FootnoteText"/>
      </w:pPr>
    </w:p>
  </w:footnote>
  <w:footnote w:id="9">
    <w:p w14:paraId="34BBB679" w14:textId="06CFCDDE" w:rsidR="005D6975" w:rsidRDefault="005D6975">
      <w:pPr>
        <w:pStyle w:val="FootnoteText"/>
      </w:pPr>
      <w:r>
        <w:rPr>
          <w:rStyle w:val="FootnoteReference"/>
        </w:rPr>
        <w:footnoteRef/>
      </w:r>
      <w:r>
        <w:t xml:space="preserve"> </w:t>
      </w:r>
      <w:r w:rsidRPr="00BB3942">
        <w:t>The problem with territorially aggregated data is that such data is mainly available on a country level. That is a serious limitation, because many variables that can affect the environment of pirated book downloads is not available for many countries, which renders a more nuanced application impossible. Another problem is that country size is very heterogeneous. The United States is technically one country of 52 states, and almost the size of the European Union with 28 countries. Smaller countries are less heterogeneous and less complex from an aggregation point of view. For a good understanding of environmental factors, we would like to see a high level of heterogeneity across territories and a low level of heterogeneity within territories, and the EU’s NUTS statistical system allows this enhanced view.</w:t>
      </w:r>
    </w:p>
  </w:footnote>
  <w:footnote w:id="10">
    <w:p w14:paraId="62F9956B" w14:textId="2A67B32C" w:rsidR="005D6975" w:rsidRDefault="005D6975">
      <w:pPr>
        <w:pStyle w:val="FootnoteText"/>
      </w:pPr>
      <w:r>
        <w:rPr>
          <w:rStyle w:val="FootnoteReference"/>
        </w:rPr>
        <w:footnoteRef/>
      </w:r>
      <w:r>
        <w:t xml:space="preserve"> We did not exclusively work with NUTS2 level. Obvious exceptions were the very small member states, like Malta, or Estonia, where the country size does not allow a distinction between NUTS0 (national) NUTS1 (larger regional) and NUTS2 (regional) data. In these </w:t>
      </w:r>
      <w:del w:id="10" w:author="Daniel Antal [2]" w:date="2020-05-17T10:48:00Z">
        <w:r w:rsidDel="00EF2E10">
          <w:delText>cases</w:delText>
        </w:r>
      </w:del>
      <w:ins w:id="11" w:author="Daniel Antal [2]" w:date="2020-05-17T10:48:00Z">
        <w:r w:rsidR="00EF2E10">
          <w:t>cases,</w:t>
        </w:r>
      </w:ins>
      <w:r>
        <w:t xml:space="preserve"> we used only technically </w:t>
      </w:r>
      <w:del w:id="12" w:author="Daniel Antal [2]" w:date="2020-05-17T10:48:00Z">
        <w:r w:rsidDel="00EF2E10">
          <w:delText>NUTS2</w:delText>
        </w:r>
      </w:del>
      <w:ins w:id="13" w:author="Daniel Antal [2]" w:date="2020-05-17T10:48:00Z">
        <w:r w:rsidR="00EF2E10">
          <w:t>country</w:t>
        </w:r>
      </w:ins>
      <w:r>
        <w:t xml:space="preserve">-level data, which is not different from </w:t>
      </w:r>
      <w:del w:id="14" w:author="Daniel Antal [2]" w:date="2020-05-17T10:48:00Z">
        <w:r w:rsidDel="00EF2E10">
          <w:delText xml:space="preserve">the NUTS0 level national, and </w:delText>
        </w:r>
      </w:del>
      <w:r>
        <w:t xml:space="preserve">the NUTS1 </w:t>
      </w:r>
      <w:ins w:id="15" w:author="Daniel Antal [2]" w:date="2020-05-17T10:48:00Z">
        <w:r w:rsidR="00EF2E10">
          <w:t xml:space="preserve">or NUTS2 </w:t>
        </w:r>
      </w:ins>
      <w:r>
        <w:t xml:space="preserve">level </w:t>
      </w:r>
      <w:del w:id="16" w:author="Daniel Antal [2]" w:date="2020-05-17T10:48:00Z">
        <w:r w:rsidDel="00EF2E10">
          <w:delText xml:space="preserve">larger regional </w:delText>
        </w:r>
      </w:del>
      <w:r>
        <w:t>data</w:t>
      </w:r>
      <w:ins w:id="17" w:author="Daniel Antal [2]" w:date="2020-05-17T10:48:00Z">
        <w:r w:rsidR="00EF2E10">
          <w:t>, as the territory of these small states is not further divided on these levels</w:t>
        </w:r>
      </w:ins>
      <w:r>
        <w:t xml:space="preserve">. The other exceptions were those European comparative survey-based newer statistical products, where </w:t>
      </w:r>
      <w:del w:id="18" w:author="Daniel Antal [2]" w:date="2020-05-17T10:49:00Z">
        <w:r w:rsidDel="00EF2E10">
          <w:delText>historically,</w:delText>
        </w:r>
      </w:del>
      <w:r>
        <w:t xml:space="preserve"> the way the survey sample was constructed, the regional break-up in larger countries, like in Germany or in the Great Britain part of the United Kingdom, were only available in NUTS1 levels.</w:t>
      </w:r>
    </w:p>
  </w:footnote>
  <w:footnote w:id="11">
    <w:p w14:paraId="2D3D83E1" w14:textId="419866CA" w:rsidR="005D6975" w:rsidRDefault="005D6975" w:rsidP="007C06D2">
      <w:pPr>
        <w:pStyle w:val="FootnoteText"/>
      </w:pPr>
      <w:r>
        <w:rPr>
          <w:rStyle w:val="FootnoteReference"/>
        </w:rPr>
        <w:footnoteRef/>
      </w:r>
      <w:r>
        <w:t xml:space="preserve"> </w:t>
      </w:r>
      <w:r w:rsidRPr="00614A0B">
        <w:rPr>
          <w:bCs/>
        </w:rPr>
        <w:t xml:space="preserve">Eurostat statistics were programmatically downloaded with the </w:t>
      </w:r>
      <w:proofErr w:type="spellStart"/>
      <w:r w:rsidRPr="00614A0B">
        <w:rPr>
          <w:bCs/>
        </w:rPr>
        <w:t>rOpenGov</w:t>
      </w:r>
      <w:proofErr w:type="spellEnd"/>
      <w:r w:rsidRPr="00614A0B">
        <w:rPr>
          <w:bCs/>
        </w:rPr>
        <w:t xml:space="preserve"> package (Lahti et al. 2019): (Eurostat 2019b, 2019a), (Eurostat 2019c). [This is only </w:t>
      </w:r>
      <w:proofErr w:type="gramStart"/>
      <w:r w:rsidRPr="00614A0B">
        <w:rPr>
          <w:bCs/>
        </w:rPr>
        <w:t>testing,</w:t>
      </w:r>
      <w:proofErr w:type="gramEnd"/>
      <w:r w:rsidRPr="00614A0B">
        <w:rPr>
          <w:bCs/>
        </w:rPr>
        <w:t xml:space="preserve"> we need to find a good way to display 52 variable citations.]</w:t>
      </w:r>
    </w:p>
  </w:footnote>
  <w:footnote w:id="12">
    <w:p w14:paraId="2BF907D6" w14:textId="77777777" w:rsidR="005D6975" w:rsidRDefault="005D6975" w:rsidP="007C06D2">
      <w:pPr>
        <w:pStyle w:val="FootnoteText"/>
      </w:pPr>
      <w:r>
        <w:rPr>
          <w:rStyle w:val="FootnoteReference"/>
        </w:rPr>
        <w:footnoteRef/>
      </w:r>
      <w:r>
        <w:t xml:space="preserve"> Eurobarometer is a series of public opinion surveys conducted on behalf of the European Commission on a wide range of issues. </w:t>
      </w:r>
      <w:hyperlink r:id="rId6" w:history="1">
        <w:r w:rsidRPr="004E1E6C">
          <w:rPr>
            <w:rStyle w:val="Hyperlink"/>
          </w:rPr>
          <w:t>https://www.gesis.org/eurobarometer-data-service/home/</w:t>
        </w:r>
      </w:hyperlink>
      <w:r>
        <w:t xml:space="preserve"> </w:t>
      </w:r>
    </w:p>
  </w:footnote>
  <w:footnote w:id="13">
    <w:p w14:paraId="21FCD4ED" w14:textId="1F312372" w:rsidR="005D6975" w:rsidRDefault="005D6975">
      <w:pPr>
        <w:pStyle w:val="FootnoteText"/>
      </w:pPr>
      <w:r>
        <w:rPr>
          <w:rStyle w:val="FootnoteReference"/>
        </w:rPr>
        <w:footnoteRef/>
      </w:r>
      <w:r>
        <w:t xml:space="preserve"> We have </w:t>
      </w:r>
      <w:proofErr w:type="gramStart"/>
      <w:r>
        <w:t>ran</w:t>
      </w:r>
      <w:proofErr w:type="gramEnd"/>
      <w:r>
        <w:t xml:space="preserve"> several models which included the R&amp;D expenditure instead of / next to the researcher headcount, but there was no model in which the R&amp;D expenditure was significant.</w:t>
      </w:r>
    </w:p>
  </w:footnote>
  <w:footnote w:id="14">
    <w:p w14:paraId="4D92191E" w14:textId="43505ADC" w:rsidR="005D6975" w:rsidRDefault="005D6975">
      <w:pPr>
        <w:pStyle w:val="FootnoteText"/>
      </w:pPr>
      <w:r>
        <w:rPr>
          <w:rStyle w:val="FootnoteReference"/>
        </w:rPr>
        <w:footnoteRef/>
      </w:r>
      <w:r>
        <w:t xml:space="preserve"> The TOR browser allows users to preserve their online privacy by routing their online traffic through a number of intermediary computers to a random exit point on the internet. This has the implication that traffic from such TOR exit nodes, though associated with a particular IP address and geographic location usually originate from elsewhere.</w:t>
      </w:r>
    </w:p>
  </w:footnote>
  <w:footnote w:id="15">
    <w:p w14:paraId="55093881" w14:textId="77777777" w:rsidR="00927D97" w:rsidRDefault="00927D97" w:rsidP="00927D97">
      <w:pPr>
        <w:pStyle w:val="FootnoteText"/>
      </w:pPr>
      <w:r>
        <w:rPr>
          <w:rStyle w:val="FootnoteReference"/>
        </w:rPr>
        <w:footnoteRef/>
      </w:r>
      <w:r>
        <w:t xml:space="preserve"> The other models are in the supplementary materials.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95F35"/>
    <w:multiLevelType w:val="hybridMultilevel"/>
    <w:tmpl w:val="92CAB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B12305"/>
    <w:multiLevelType w:val="multilevel"/>
    <w:tmpl w:val="E1C4A9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705A7A82"/>
    <w:multiLevelType w:val="hybridMultilevel"/>
    <w:tmpl w:val="21F66314"/>
    <w:lvl w:ilvl="0" w:tplc="6E66B144">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niel Antal [2]">
    <w15:presenceInfo w15:providerId="Windows Live" w15:userId="08c1fd994b24dbe6"/>
  </w15:person>
  <w15:person w15:author="Daniel Antal">
    <w15:presenceInfo w15:providerId="None" w15:userId="Daniel Anta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36B"/>
    <w:rsid w:val="00002132"/>
    <w:rsid w:val="00003352"/>
    <w:rsid w:val="00006ED1"/>
    <w:rsid w:val="000129EE"/>
    <w:rsid w:val="000151CA"/>
    <w:rsid w:val="000217AB"/>
    <w:rsid w:val="00026055"/>
    <w:rsid w:val="00030581"/>
    <w:rsid w:val="000314F3"/>
    <w:rsid w:val="000322F7"/>
    <w:rsid w:val="00033A66"/>
    <w:rsid w:val="00036452"/>
    <w:rsid w:val="00036B12"/>
    <w:rsid w:val="00037560"/>
    <w:rsid w:val="00046898"/>
    <w:rsid w:val="00055FA7"/>
    <w:rsid w:val="0005780E"/>
    <w:rsid w:val="00061F6E"/>
    <w:rsid w:val="0007111A"/>
    <w:rsid w:val="0007417F"/>
    <w:rsid w:val="0008076B"/>
    <w:rsid w:val="00094658"/>
    <w:rsid w:val="000A530E"/>
    <w:rsid w:val="000A5E2D"/>
    <w:rsid w:val="000B0EAB"/>
    <w:rsid w:val="000B61A6"/>
    <w:rsid w:val="000B76F7"/>
    <w:rsid w:val="000C01E9"/>
    <w:rsid w:val="000C2547"/>
    <w:rsid w:val="000C6A44"/>
    <w:rsid w:val="000D0D94"/>
    <w:rsid w:val="000D304D"/>
    <w:rsid w:val="000D4731"/>
    <w:rsid w:val="000D7017"/>
    <w:rsid w:val="000D7E5A"/>
    <w:rsid w:val="000E04ED"/>
    <w:rsid w:val="000E13B3"/>
    <w:rsid w:val="000E328A"/>
    <w:rsid w:val="000E3392"/>
    <w:rsid w:val="000E3699"/>
    <w:rsid w:val="000E47B5"/>
    <w:rsid w:val="000E482E"/>
    <w:rsid w:val="000E6135"/>
    <w:rsid w:val="000F355F"/>
    <w:rsid w:val="00101C7F"/>
    <w:rsid w:val="00103D52"/>
    <w:rsid w:val="001139A8"/>
    <w:rsid w:val="001156B0"/>
    <w:rsid w:val="00122E86"/>
    <w:rsid w:val="00123A13"/>
    <w:rsid w:val="0013089B"/>
    <w:rsid w:val="00130EF1"/>
    <w:rsid w:val="0013515C"/>
    <w:rsid w:val="001426A6"/>
    <w:rsid w:val="00142A93"/>
    <w:rsid w:val="0014447A"/>
    <w:rsid w:val="00150752"/>
    <w:rsid w:val="001562CA"/>
    <w:rsid w:val="001653DB"/>
    <w:rsid w:val="00165A5B"/>
    <w:rsid w:val="00165C2B"/>
    <w:rsid w:val="00167C20"/>
    <w:rsid w:val="00170708"/>
    <w:rsid w:val="00170CDD"/>
    <w:rsid w:val="001720A4"/>
    <w:rsid w:val="00181669"/>
    <w:rsid w:val="00182247"/>
    <w:rsid w:val="001835AB"/>
    <w:rsid w:val="00183EE9"/>
    <w:rsid w:val="001843B5"/>
    <w:rsid w:val="00184AC2"/>
    <w:rsid w:val="00196E80"/>
    <w:rsid w:val="00197C1C"/>
    <w:rsid w:val="001A11BD"/>
    <w:rsid w:val="001A159C"/>
    <w:rsid w:val="001A69E7"/>
    <w:rsid w:val="001B7553"/>
    <w:rsid w:val="001C120B"/>
    <w:rsid w:val="001C3088"/>
    <w:rsid w:val="001C3EF8"/>
    <w:rsid w:val="001C6E01"/>
    <w:rsid w:val="001C7FFE"/>
    <w:rsid w:val="001D0BCD"/>
    <w:rsid w:val="001D2834"/>
    <w:rsid w:val="001E124E"/>
    <w:rsid w:val="001E17D6"/>
    <w:rsid w:val="001E29DC"/>
    <w:rsid w:val="001E7E7E"/>
    <w:rsid w:val="002101C3"/>
    <w:rsid w:val="00211798"/>
    <w:rsid w:val="00224020"/>
    <w:rsid w:val="00224082"/>
    <w:rsid w:val="002257F8"/>
    <w:rsid w:val="002306F9"/>
    <w:rsid w:val="002450F5"/>
    <w:rsid w:val="00246BC2"/>
    <w:rsid w:val="00250A05"/>
    <w:rsid w:val="0025277D"/>
    <w:rsid w:val="00257D00"/>
    <w:rsid w:val="00261F4B"/>
    <w:rsid w:val="00262977"/>
    <w:rsid w:val="00270EB7"/>
    <w:rsid w:val="002735EC"/>
    <w:rsid w:val="0027482C"/>
    <w:rsid w:val="00276E01"/>
    <w:rsid w:val="00281436"/>
    <w:rsid w:val="00292A3B"/>
    <w:rsid w:val="0029662D"/>
    <w:rsid w:val="002A245B"/>
    <w:rsid w:val="002A3102"/>
    <w:rsid w:val="002A4932"/>
    <w:rsid w:val="002B7880"/>
    <w:rsid w:val="002C7AFE"/>
    <w:rsid w:val="002D00EF"/>
    <w:rsid w:val="002D23F3"/>
    <w:rsid w:val="002E43D3"/>
    <w:rsid w:val="002E4CDD"/>
    <w:rsid w:val="002F5CFF"/>
    <w:rsid w:val="00300E3C"/>
    <w:rsid w:val="00301F11"/>
    <w:rsid w:val="00315743"/>
    <w:rsid w:val="00315B35"/>
    <w:rsid w:val="00321A91"/>
    <w:rsid w:val="00326D42"/>
    <w:rsid w:val="00327BFB"/>
    <w:rsid w:val="003477E3"/>
    <w:rsid w:val="0035064E"/>
    <w:rsid w:val="00351FF7"/>
    <w:rsid w:val="00354E75"/>
    <w:rsid w:val="00355767"/>
    <w:rsid w:val="003563E6"/>
    <w:rsid w:val="00361CF0"/>
    <w:rsid w:val="00362B4A"/>
    <w:rsid w:val="00364511"/>
    <w:rsid w:val="0036478C"/>
    <w:rsid w:val="00366CCE"/>
    <w:rsid w:val="00366D7F"/>
    <w:rsid w:val="003673D7"/>
    <w:rsid w:val="00372128"/>
    <w:rsid w:val="0037577E"/>
    <w:rsid w:val="00375AAA"/>
    <w:rsid w:val="00377B7F"/>
    <w:rsid w:val="00377DB5"/>
    <w:rsid w:val="0038246C"/>
    <w:rsid w:val="00383ED2"/>
    <w:rsid w:val="003863BE"/>
    <w:rsid w:val="00390F82"/>
    <w:rsid w:val="0039137E"/>
    <w:rsid w:val="003A2B27"/>
    <w:rsid w:val="003A3D12"/>
    <w:rsid w:val="003A59C2"/>
    <w:rsid w:val="003A7536"/>
    <w:rsid w:val="003A75F5"/>
    <w:rsid w:val="003B15C2"/>
    <w:rsid w:val="003B1FBF"/>
    <w:rsid w:val="003B3B7B"/>
    <w:rsid w:val="003B4172"/>
    <w:rsid w:val="003B65D9"/>
    <w:rsid w:val="003C0F05"/>
    <w:rsid w:val="003C200F"/>
    <w:rsid w:val="003C5661"/>
    <w:rsid w:val="003D0523"/>
    <w:rsid w:val="003D089F"/>
    <w:rsid w:val="003D1D2A"/>
    <w:rsid w:val="003D3313"/>
    <w:rsid w:val="003E2B94"/>
    <w:rsid w:val="003E3CE4"/>
    <w:rsid w:val="003E6449"/>
    <w:rsid w:val="003F1709"/>
    <w:rsid w:val="003F4907"/>
    <w:rsid w:val="004010BC"/>
    <w:rsid w:val="0040254B"/>
    <w:rsid w:val="00402629"/>
    <w:rsid w:val="004077A3"/>
    <w:rsid w:val="00414DCD"/>
    <w:rsid w:val="00423FCE"/>
    <w:rsid w:val="00430737"/>
    <w:rsid w:val="00431321"/>
    <w:rsid w:val="00432579"/>
    <w:rsid w:val="00432FC4"/>
    <w:rsid w:val="00433F88"/>
    <w:rsid w:val="004449FE"/>
    <w:rsid w:val="00445ED7"/>
    <w:rsid w:val="0045090B"/>
    <w:rsid w:val="00462935"/>
    <w:rsid w:val="004662D0"/>
    <w:rsid w:val="00466A9E"/>
    <w:rsid w:val="00470820"/>
    <w:rsid w:val="0047090F"/>
    <w:rsid w:val="00474D70"/>
    <w:rsid w:val="00474D71"/>
    <w:rsid w:val="00483B90"/>
    <w:rsid w:val="0048479C"/>
    <w:rsid w:val="00486031"/>
    <w:rsid w:val="0049605D"/>
    <w:rsid w:val="004A2483"/>
    <w:rsid w:val="004A5F30"/>
    <w:rsid w:val="004B0274"/>
    <w:rsid w:val="004C3939"/>
    <w:rsid w:val="004C6B54"/>
    <w:rsid w:val="004C73F9"/>
    <w:rsid w:val="004D4367"/>
    <w:rsid w:val="004D717B"/>
    <w:rsid w:val="004D7A46"/>
    <w:rsid w:val="004E0618"/>
    <w:rsid w:val="004E5052"/>
    <w:rsid w:val="004E634F"/>
    <w:rsid w:val="004F50DA"/>
    <w:rsid w:val="004F5462"/>
    <w:rsid w:val="004F5D1A"/>
    <w:rsid w:val="004F61B2"/>
    <w:rsid w:val="00501AC5"/>
    <w:rsid w:val="00505832"/>
    <w:rsid w:val="0050605B"/>
    <w:rsid w:val="00514B23"/>
    <w:rsid w:val="00514B57"/>
    <w:rsid w:val="00516B85"/>
    <w:rsid w:val="005208DB"/>
    <w:rsid w:val="0052712F"/>
    <w:rsid w:val="005277C1"/>
    <w:rsid w:val="005344CD"/>
    <w:rsid w:val="00540305"/>
    <w:rsid w:val="00547568"/>
    <w:rsid w:val="005506AB"/>
    <w:rsid w:val="005513E7"/>
    <w:rsid w:val="00553E20"/>
    <w:rsid w:val="005626E0"/>
    <w:rsid w:val="00563507"/>
    <w:rsid w:val="005658B9"/>
    <w:rsid w:val="00571ED6"/>
    <w:rsid w:val="00573C0A"/>
    <w:rsid w:val="00574C8E"/>
    <w:rsid w:val="0057632F"/>
    <w:rsid w:val="0057664A"/>
    <w:rsid w:val="00576C33"/>
    <w:rsid w:val="00577412"/>
    <w:rsid w:val="005903C9"/>
    <w:rsid w:val="00590E70"/>
    <w:rsid w:val="00592480"/>
    <w:rsid w:val="00595276"/>
    <w:rsid w:val="005A0E79"/>
    <w:rsid w:val="005A76A1"/>
    <w:rsid w:val="005B7E52"/>
    <w:rsid w:val="005C0A08"/>
    <w:rsid w:val="005C1006"/>
    <w:rsid w:val="005C334A"/>
    <w:rsid w:val="005C54CC"/>
    <w:rsid w:val="005C69CA"/>
    <w:rsid w:val="005C7235"/>
    <w:rsid w:val="005D346D"/>
    <w:rsid w:val="005D6975"/>
    <w:rsid w:val="005D73B2"/>
    <w:rsid w:val="005E1365"/>
    <w:rsid w:val="005E6B08"/>
    <w:rsid w:val="005F1CCC"/>
    <w:rsid w:val="005F27E3"/>
    <w:rsid w:val="005F5DF8"/>
    <w:rsid w:val="006001AA"/>
    <w:rsid w:val="0060057E"/>
    <w:rsid w:val="0060121A"/>
    <w:rsid w:val="00614A0B"/>
    <w:rsid w:val="00620C1A"/>
    <w:rsid w:val="006243D5"/>
    <w:rsid w:val="00626F76"/>
    <w:rsid w:val="00627B63"/>
    <w:rsid w:val="00630583"/>
    <w:rsid w:val="00643DDE"/>
    <w:rsid w:val="006479BA"/>
    <w:rsid w:val="00650061"/>
    <w:rsid w:val="00652675"/>
    <w:rsid w:val="00653E55"/>
    <w:rsid w:val="00654094"/>
    <w:rsid w:val="00666BBB"/>
    <w:rsid w:val="00667621"/>
    <w:rsid w:val="006723B1"/>
    <w:rsid w:val="00673CF3"/>
    <w:rsid w:val="00674109"/>
    <w:rsid w:val="00675D7B"/>
    <w:rsid w:val="006764A5"/>
    <w:rsid w:val="00684831"/>
    <w:rsid w:val="006931DB"/>
    <w:rsid w:val="006A05BE"/>
    <w:rsid w:val="006B324D"/>
    <w:rsid w:val="006C3C37"/>
    <w:rsid w:val="006C5001"/>
    <w:rsid w:val="006C6554"/>
    <w:rsid w:val="006F078F"/>
    <w:rsid w:val="006F26D2"/>
    <w:rsid w:val="006F775C"/>
    <w:rsid w:val="0070063B"/>
    <w:rsid w:val="0070316C"/>
    <w:rsid w:val="00703A83"/>
    <w:rsid w:val="00716B24"/>
    <w:rsid w:val="00720A43"/>
    <w:rsid w:val="0072380E"/>
    <w:rsid w:val="00727062"/>
    <w:rsid w:val="007306BB"/>
    <w:rsid w:val="00731125"/>
    <w:rsid w:val="007332C6"/>
    <w:rsid w:val="007349CF"/>
    <w:rsid w:val="00740307"/>
    <w:rsid w:val="007438ED"/>
    <w:rsid w:val="00743A19"/>
    <w:rsid w:val="0074441C"/>
    <w:rsid w:val="00755A2E"/>
    <w:rsid w:val="00756ACC"/>
    <w:rsid w:val="00756E94"/>
    <w:rsid w:val="00762556"/>
    <w:rsid w:val="007634D3"/>
    <w:rsid w:val="00764A2C"/>
    <w:rsid w:val="00766A4E"/>
    <w:rsid w:val="007707D3"/>
    <w:rsid w:val="00771ED2"/>
    <w:rsid w:val="00772D80"/>
    <w:rsid w:val="00774FE7"/>
    <w:rsid w:val="007779B4"/>
    <w:rsid w:val="00787C5A"/>
    <w:rsid w:val="00792AA9"/>
    <w:rsid w:val="00795FA7"/>
    <w:rsid w:val="00796F8D"/>
    <w:rsid w:val="007B6D45"/>
    <w:rsid w:val="007C06D2"/>
    <w:rsid w:val="007C0DC1"/>
    <w:rsid w:val="007C4579"/>
    <w:rsid w:val="007E0747"/>
    <w:rsid w:val="007E10E0"/>
    <w:rsid w:val="007E5769"/>
    <w:rsid w:val="007E60F6"/>
    <w:rsid w:val="007F4904"/>
    <w:rsid w:val="007F7ED9"/>
    <w:rsid w:val="0080054C"/>
    <w:rsid w:val="00801C82"/>
    <w:rsid w:val="00802D50"/>
    <w:rsid w:val="0080314F"/>
    <w:rsid w:val="008104E9"/>
    <w:rsid w:val="008106D4"/>
    <w:rsid w:val="00812788"/>
    <w:rsid w:val="00813BB1"/>
    <w:rsid w:val="0082093B"/>
    <w:rsid w:val="00823D7F"/>
    <w:rsid w:val="00824103"/>
    <w:rsid w:val="00825DE3"/>
    <w:rsid w:val="00830B86"/>
    <w:rsid w:val="00833B67"/>
    <w:rsid w:val="00834F9C"/>
    <w:rsid w:val="00844C8C"/>
    <w:rsid w:val="00845F51"/>
    <w:rsid w:val="0084672A"/>
    <w:rsid w:val="00847944"/>
    <w:rsid w:val="008516C6"/>
    <w:rsid w:val="008540A8"/>
    <w:rsid w:val="00854795"/>
    <w:rsid w:val="00855E83"/>
    <w:rsid w:val="008565AE"/>
    <w:rsid w:val="008627A5"/>
    <w:rsid w:val="008629EC"/>
    <w:rsid w:val="00865774"/>
    <w:rsid w:val="00881E5D"/>
    <w:rsid w:val="0088622A"/>
    <w:rsid w:val="0089017D"/>
    <w:rsid w:val="00890E20"/>
    <w:rsid w:val="00890E29"/>
    <w:rsid w:val="008A00B0"/>
    <w:rsid w:val="008A0669"/>
    <w:rsid w:val="008A09E4"/>
    <w:rsid w:val="008A4C56"/>
    <w:rsid w:val="008A5597"/>
    <w:rsid w:val="008A7606"/>
    <w:rsid w:val="008B60E0"/>
    <w:rsid w:val="008B75EB"/>
    <w:rsid w:val="008C0E63"/>
    <w:rsid w:val="008C74F4"/>
    <w:rsid w:val="008D58B8"/>
    <w:rsid w:val="008D7FE2"/>
    <w:rsid w:val="008E59F1"/>
    <w:rsid w:val="00907151"/>
    <w:rsid w:val="0091417F"/>
    <w:rsid w:val="00914AC2"/>
    <w:rsid w:val="00914F2B"/>
    <w:rsid w:val="00917EC6"/>
    <w:rsid w:val="00921F91"/>
    <w:rsid w:val="009240AB"/>
    <w:rsid w:val="00927D97"/>
    <w:rsid w:val="00930235"/>
    <w:rsid w:val="009313F0"/>
    <w:rsid w:val="009318BF"/>
    <w:rsid w:val="00934372"/>
    <w:rsid w:val="00934DCF"/>
    <w:rsid w:val="00936D15"/>
    <w:rsid w:val="0094336B"/>
    <w:rsid w:val="009447EF"/>
    <w:rsid w:val="009511FC"/>
    <w:rsid w:val="00955A06"/>
    <w:rsid w:val="00957C4D"/>
    <w:rsid w:val="0096003A"/>
    <w:rsid w:val="00972D8B"/>
    <w:rsid w:val="009745F0"/>
    <w:rsid w:val="00977247"/>
    <w:rsid w:val="009A1D6E"/>
    <w:rsid w:val="009A2BB5"/>
    <w:rsid w:val="009A7A5A"/>
    <w:rsid w:val="009B123D"/>
    <w:rsid w:val="009B4554"/>
    <w:rsid w:val="009B7B12"/>
    <w:rsid w:val="009C68FB"/>
    <w:rsid w:val="009C75BF"/>
    <w:rsid w:val="009D0118"/>
    <w:rsid w:val="009D237C"/>
    <w:rsid w:val="009D3094"/>
    <w:rsid w:val="009D57A8"/>
    <w:rsid w:val="009D7D38"/>
    <w:rsid w:val="009F555A"/>
    <w:rsid w:val="00A03993"/>
    <w:rsid w:val="00A1050C"/>
    <w:rsid w:val="00A1151F"/>
    <w:rsid w:val="00A1220F"/>
    <w:rsid w:val="00A21245"/>
    <w:rsid w:val="00A3113F"/>
    <w:rsid w:val="00A319FB"/>
    <w:rsid w:val="00A35B86"/>
    <w:rsid w:val="00A43405"/>
    <w:rsid w:val="00A468DC"/>
    <w:rsid w:val="00A47E87"/>
    <w:rsid w:val="00A5769C"/>
    <w:rsid w:val="00A5789A"/>
    <w:rsid w:val="00A661E6"/>
    <w:rsid w:val="00A67D8F"/>
    <w:rsid w:val="00A71CA7"/>
    <w:rsid w:val="00A73B08"/>
    <w:rsid w:val="00A75F1C"/>
    <w:rsid w:val="00A8650E"/>
    <w:rsid w:val="00AA787E"/>
    <w:rsid w:val="00AB3A1A"/>
    <w:rsid w:val="00AB4494"/>
    <w:rsid w:val="00AB512D"/>
    <w:rsid w:val="00AB5F99"/>
    <w:rsid w:val="00AB716B"/>
    <w:rsid w:val="00AC60FC"/>
    <w:rsid w:val="00AE0FED"/>
    <w:rsid w:val="00AE1996"/>
    <w:rsid w:val="00AF1587"/>
    <w:rsid w:val="00B01345"/>
    <w:rsid w:val="00B01C69"/>
    <w:rsid w:val="00B01EAE"/>
    <w:rsid w:val="00B1140B"/>
    <w:rsid w:val="00B114FD"/>
    <w:rsid w:val="00B11623"/>
    <w:rsid w:val="00B2147E"/>
    <w:rsid w:val="00B367E0"/>
    <w:rsid w:val="00B43BDF"/>
    <w:rsid w:val="00B442E3"/>
    <w:rsid w:val="00B4644E"/>
    <w:rsid w:val="00B46EAC"/>
    <w:rsid w:val="00B52F71"/>
    <w:rsid w:val="00B54A2E"/>
    <w:rsid w:val="00B56DE7"/>
    <w:rsid w:val="00B65CFE"/>
    <w:rsid w:val="00B70E05"/>
    <w:rsid w:val="00B71F7F"/>
    <w:rsid w:val="00B743A0"/>
    <w:rsid w:val="00B837DA"/>
    <w:rsid w:val="00B92259"/>
    <w:rsid w:val="00B934AF"/>
    <w:rsid w:val="00B97F52"/>
    <w:rsid w:val="00BA024C"/>
    <w:rsid w:val="00BA7BFF"/>
    <w:rsid w:val="00BB1E95"/>
    <w:rsid w:val="00BB281F"/>
    <w:rsid w:val="00BB3942"/>
    <w:rsid w:val="00BB3D20"/>
    <w:rsid w:val="00BB414C"/>
    <w:rsid w:val="00BB7732"/>
    <w:rsid w:val="00BB7FD2"/>
    <w:rsid w:val="00BC09B3"/>
    <w:rsid w:val="00BC1918"/>
    <w:rsid w:val="00BC3CB5"/>
    <w:rsid w:val="00BD0697"/>
    <w:rsid w:val="00BE04FA"/>
    <w:rsid w:val="00BE4974"/>
    <w:rsid w:val="00BF3B2F"/>
    <w:rsid w:val="00BF7F3B"/>
    <w:rsid w:val="00C03D2E"/>
    <w:rsid w:val="00C13888"/>
    <w:rsid w:val="00C15C16"/>
    <w:rsid w:val="00C20438"/>
    <w:rsid w:val="00C205D0"/>
    <w:rsid w:val="00C26A38"/>
    <w:rsid w:val="00C45548"/>
    <w:rsid w:val="00C501DD"/>
    <w:rsid w:val="00C50742"/>
    <w:rsid w:val="00C52DB2"/>
    <w:rsid w:val="00C54DD9"/>
    <w:rsid w:val="00C56F6C"/>
    <w:rsid w:val="00C64344"/>
    <w:rsid w:val="00C7624A"/>
    <w:rsid w:val="00C77CB9"/>
    <w:rsid w:val="00C850DE"/>
    <w:rsid w:val="00C8768D"/>
    <w:rsid w:val="00C92712"/>
    <w:rsid w:val="00C958CC"/>
    <w:rsid w:val="00CA3003"/>
    <w:rsid w:val="00CA4E54"/>
    <w:rsid w:val="00CB0558"/>
    <w:rsid w:val="00CC38C6"/>
    <w:rsid w:val="00CD5449"/>
    <w:rsid w:val="00CD699B"/>
    <w:rsid w:val="00CD78D7"/>
    <w:rsid w:val="00CE4FFB"/>
    <w:rsid w:val="00CF0E13"/>
    <w:rsid w:val="00CF7006"/>
    <w:rsid w:val="00D012D3"/>
    <w:rsid w:val="00D02B68"/>
    <w:rsid w:val="00D04670"/>
    <w:rsid w:val="00D10993"/>
    <w:rsid w:val="00D1347D"/>
    <w:rsid w:val="00D1529C"/>
    <w:rsid w:val="00D170B8"/>
    <w:rsid w:val="00D1724C"/>
    <w:rsid w:val="00D25764"/>
    <w:rsid w:val="00D26118"/>
    <w:rsid w:val="00D31DAB"/>
    <w:rsid w:val="00D363E4"/>
    <w:rsid w:val="00D4085F"/>
    <w:rsid w:val="00D40D61"/>
    <w:rsid w:val="00D40FC0"/>
    <w:rsid w:val="00D4230D"/>
    <w:rsid w:val="00D44824"/>
    <w:rsid w:val="00D46458"/>
    <w:rsid w:val="00D6378B"/>
    <w:rsid w:val="00D673CA"/>
    <w:rsid w:val="00D741C8"/>
    <w:rsid w:val="00D80187"/>
    <w:rsid w:val="00D857CB"/>
    <w:rsid w:val="00D8648B"/>
    <w:rsid w:val="00D9013C"/>
    <w:rsid w:val="00D90B94"/>
    <w:rsid w:val="00DA20DC"/>
    <w:rsid w:val="00DA4342"/>
    <w:rsid w:val="00DA7957"/>
    <w:rsid w:val="00DB1FEC"/>
    <w:rsid w:val="00DB2D7F"/>
    <w:rsid w:val="00DB5246"/>
    <w:rsid w:val="00DB5E86"/>
    <w:rsid w:val="00DC25D8"/>
    <w:rsid w:val="00DC3A4D"/>
    <w:rsid w:val="00DC3BD5"/>
    <w:rsid w:val="00DC7CF7"/>
    <w:rsid w:val="00DE1355"/>
    <w:rsid w:val="00DE187D"/>
    <w:rsid w:val="00DE25D7"/>
    <w:rsid w:val="00DE2707"/>
    <w:rsid w:val="00DE7424"/>
    <w:rsid w:val="00DE7AAC"/>
    <w:rsid w:val="00DF371E"/>
    <w:rsid w:val="00DF48CF"/>
    <w:rsid w:val="00DF7AC7"/>
    <w:rsid w:val="00E0232A"/>
    <w:rsid w:val="00E026CC"/>
    <w:rsid w:val="00E030BA"/>
    <w:rsid w:val="00E0465D"/>
    <w:rsid w:val="00E10615"/>
    <w:rsid w:val="00E11C0B"/>
    <w:rsid w:val="00E11F01"/>
    <w:rsid w:val="00E13807"/>
    <w:rsid w:val="00E363DA"/>
    <w:rsid w:val="00E36852"/>
    <w:rsid w:val="00E41FC9"/>
    <w:rsid w:val="00E43087"/>
    <w:rsid w:val="00E433F7"/>
    <w:rsid w:val="00E455DD"/>
    <w:rsid w:val="00E51E85"/>
    <w:rsid w:val="00E548A1"/>
    <w:rsid w:val="00E61C3A"/>
    <w:rsid w:val="00E64E9D"/>
    <w:rsid w:val="00E651B5"/>
    <w:rsid w:val="00E65978"/>
    <w:rsid w:val="00E73E86"/>
    <w:rsid w:val="00E77FF9"/>
    <w:rsid w:val="00E8044B"/>
    <w:rsid w:val="00E805E1"/>
    <w:rsid w:val="00EA0421"/>
    <w:rsid w:val="00EA17E2"/>
    <w:rsid w:val="00EA1BEA"/>
    <w:rsid w:val="00EA3291"/>
    <w:rsid w:val="00EB0CAC"/>
    <w:rsid w:val="00EB1815"/>
    <w:rsid w:val="00EC32B3"/>
    <w:rsid w:val="00EC695B"/>
    <w:rsid w:val="00ED09C8"/>
    <w:rsid w:val="00ED4946"/>
    <w:rsid w:val="00EE4574"/>
    <w:rsid w:val="00EE46DB"/>
    <w:rsid w:val="00EE4B5E"/>
    <w:rsid w:val="00EE6CF2"/>
    <w:rsid w:val="00EF033B"/>
    <w:rsid w:val="00EF2E10"/>
    <w:rsid w:val="00F00F63"/>
    <w:rsid w:val="00F01729"/>
    <w:rsid w:val="00F0688C"/>
    <w:rsid w:val="00F07868"/>
    <w:rsid w:val="00F11528"/>
    <w:rsid w:val="00F1276D"/>
    <w:rsid w:val="00F15651"/>
    <w:rsid w:val="00F20A3D"/>
    <w:rsid w:val="00F21BCA"/>
    <w:rsid w:val="00F226FF"/>
    <w:rsid w:val="00F26DF1"/>
    <w:rsid w:val="00F27D44"/>
    <w:rsid w:val="00F37616"/>
    <w:rsid w:val="00F37F05"/>
    <w:rsid w:val="00F440F9"/>
    <w:rsid w:val="00F44313"/>
    <w:rsid w:val="00F47859"/>
    <w:rsid w:val="00F47F91"/>
    <w:rsid w:val="00F5019E"/>
    <w:rsid w:val="00F50CFB"/>
    <w:rsid w:val="00F50D93"/>
    <w:rsid w:val="00F521C3"/>
    <w:rsid w:val="00F546EC"/>
    <w:rsid w:val="00F649EE"/>
    <w:rsid w:val="00F66ACF"/>
    <w:rsid w:val="00F67AD1"/>
    <w:rsid w:val="00F73834"/>
    <w:rsid w:val="00F7734F"/>
    <w:rsid w:val="00F773B0"/>
    <w:rsid w:val="00F80FB0"/>
    <w:rsid w:val="00F84597"/>
    <w:rsid w:val="00F92D2F"/>
    <w:rsid w:val="00F93767"/>
    <w:rsid w:val="00F953EC"/>
    <w:rsid w:val="00FA36D7"/>
    <w:rsid w:val="00FA3DD4"/>
    <w:rsid w:val="00FA6710"/>
    <w:rsid w:val="00FB053E"/>
    <w:rsid w:val="00FB2E32"/>
    <w:rsid w:val="00FB4560"/>
    <w:rsid w:val="00FB6C3C"/>
    <w:rsid w:val="00FB7FEE"/>
    <w:rsid w:val="00FC2896"/>
    <w:rsid w:val="00FC2F82"/>
    <w:rsid w:val="00FC3085"/>
    <w:rsid w:val="00FC5AE4"/>
    <w:rsid w:val="00FE77EF"/>
    <w:rsid w:val="00FE7B06"/>
    <w:rsid w:val="00FF04AE"/>
    <w:rsid w:val="00FF683B"/>
    <w:rsid w:val="00FF71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677F0"/>
  <w15:chartTrackingRefBased/>
  <w15:docId w15:val="{1275F47D-8795-4AC5-9F5C-A505DD7B4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70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BodyText"/>
    <w:link w:val="Heading2Char"/>
    <w:uiPriority w:val="9"/>
    <w:unhideWhenUsed/>
    <w:qFormat/>
    <w:rsid w:val="00165A5B"/>
    <w:pPr>
      <w:keepNext/>
      <w:keepLines/>
      <w:spacing w:before="200" w:after="0" w:line="240" w:lineRule="auto"/>
      <w:outlineLvl w:val="1"/>
    </w:pPr>
    <w:rPr>
      <w:rFonts w:asciiTheme="majorHAnsi" w:eastAsiaTheme="majorEastAsia" w:hAnsiTheme="majorHAnsi" w:cstheme="majorBidi"/>
      <w:b/>
      <w:bCs/>
      <w:color w:val="5B9BD5" w:themeColor="accent1"/>
      <w:sz w:val="32"/>
      <w:szCs w:val="32"/>
    </w:rPr>
  </w:style>
  <w:style w:type="paragraph" w:styleId="Heading3">
    <w:name w:val="heading 3"/>
    <w:basedOn w:val="Normal"/>
    <w:next w:val="Normal"/>
    <w:link w:val="Heading3Char"/>
    <w:uiPriority w:val="9"/>
    <w:unhideWhenUsed/>
    <w:qFormat/>
    <w:rsid w:val="00F1152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FA3DD4"/>
    <w:pPr>
      <w:spacing w:after="0" w:line="240" w:lineRule="auto"/>
      <w:ind w:left="720" w:hanging="720"/>
    </w:pPr>
  </w:style>
  <w:style w:type="character" w:styleId="Hyperlink">
    <w:name w:val="Hyperlink"/>
    <w:basedOn w:val="DefaultParagraphFont"/>
    <w:uiPriority w:val="99"/>
    <w:unhideWhenUsed/>
    <w:rsid w:val="00EE46DB"/>
    <w:rPr>
      <w:color w:val="0563C1" w:themeColor="hyperlink"/>
      <w:u w:val="single"/>
    </w:rPr>
  </w:style>
  <w:style w:type="paragraph" w:styleId="FootnoteText">
    <w:name w:val="footnote text"/>
    <w:basedOn w:val="Normal"/>
    <w:link w:val="FootnoteTextChar"/>
    <w:uiPriority w:val="99"/>
    <w:semiHidden/>
    <w:unhideWhenUsed/>
    <w:rsid w:val="00BB28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B281F"/>
    <w:rPr>
      <w:sz w:val="20"/>
      <w:szCs w:val="20"/>
    </w:rPr>
  </w:style>
  <w:style w:type="character" w:styleId="FootnoteReference">
    <w:name w:val="footnote reference"/>
    <w:basedOn w:val="DefaultParagraphFont"/>
    <w:uiPriority w:val="99"/>
    <w:semiHidden/>
    <w:unhideWhenUsed/>
    <w:rsid w:val="00BB281F"/>
    <w:rPr>
      <w:vertAlign w:val="superscript"/>
    </w:rPr>
  </w:style>
  <w:style w:type="table" w:styleId="PlainTable4">
    <w:name w:val="Plain Table 4"/>
    <w:basedOn w:val="TableNormal"/>
    <w:uiPriority w:val="44"/>
    <w:rsid w:val="0081278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F93767"/>
    <w:pPr>
      <w:spacing w:after="200" w:line="240" w:lineRule="auto"/>
    </w:pPr>
    <w:rPr>
      <w:i/>
      <w:iCs/>
      <w:color w:val="44546A" w:themeColor="text2"/>
      <w:sz w:val="18"/>
      <w:szCs w:val="18"/>
    </w:rPr>
  </w:style>
  <w:style w:type="table" w:styleId="PlainTable3">
    <w:name w:val="Plain Table 3"/>
    <w:basedOn w:val="TableNormal"/>
    <w:uiPriority w:val="43"/>
    <w:rsid w:val="006C3C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4D71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349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49CF"/>
    <w:rPr>
      <w:rFonts w:ascii="Segoe UI" w:hAnsi="Segoe UI" w:cs="Segoe UI"/>
      <w:sz w:val="18"/>
      <w:szCs w:val="18"/>
    </w:rPr>
  </w:style>
  <w:style w:type="character" w:customStyle="1" w:styleId="Heading2Char">
    <w:name w:val="Heading 2 Char"/>
    <w:basedOn w:val="DefaultParagraphFont"/>
    <w:link w:val="Heading2"/>
    <w:uiPriority w:val="9"/>
    <w:rsid w:val="00165A5B"/>
    <w:rPr>
      <w:rFonts w:asciiTheme="majorHAnsi" w:eastAsiaTheme="majorEastAsia" w:hAnsiTheme="majorHAnsi" w:cstheme="majorBidi"/>
      <w:b/>
      <w:bCs/>
      <w:color w:val="5B9BD5" w:themeColor="accent1"/>
      <w:sz w:val="32"/>
      <w:szCs w:val="32"/>
    </w:rPr>
  </w:style>
  <w:style w:type="paragraph" w:styleId="BodyText">
    <w:name w:val="Body Text"/>
    <w:basedOn w:val="Normal"/>
    <w:link w:val="BodyTextChar"/>
    <w:qFormat/>
    <w:rsid w:val="00165A5B"/>
    <w:pPr>
      <w:spacing w:before="180" w:after="180" w:line="240" w:lineRule="auto"/>
    </w:pPr>
    <w:rPr>
      <w:sz w:val="24"/>
      <w:szCs w:val="24"/>
    </w:rPr>
  </w:style>
  <w:style w:type="character" w:customStyle="1" w:styleId="BodyTextChar">
    <w:name w:val="Body Text Char"/>
    <w:basedOn w:val="DefaultParagraphFont"/>
    <w:link w:val="BodyText"/>
    <w:rsid w:val="00165A5B"/>
    <w:rPr>
      <w:sz w:val="24"/>
      <w:szCs w:val="24"/>
    </w:rPr>
  </w:style>
  <w:style w:type="paragraph" w:customStyle="1" w:styleId="FirstParagraph">
    <w:name w:val="First Paragraph"/>
    <w:basedOn w:val="BodyText"/>
    <w:next w:val="BodyText"/>
    <w:qFormat/>
    <w:rsid w:val="00165A5B"/>
  </w:style>
  <w:style w:type="paragraph" w:styleId="Title">
    <w:name w:val="Title"/>
    <w:basedOn w:val="Normal"/>
    <w:next w:val="BodyText"/>
    <w:link w:val="TitleChar"/>
    <w:qFormat/>
    <w:rsid w:val="00165A5B"/>
    <w:pPr>
      <w:keepNext/>
      <w:keepLines/>
      <w:spacing w:before="480" w:after="240" w:line="240" w:lineRule="auto"/>
      <w:jc w:val="center"/>
    </w:pPr>
    <w:rPr>
      <w:rFonts w:asciiTheme="majorHAnsi" w:eastAsiaTheme="majorEastAsia" w:hAnsiTheme="majorHAnsi" w:cstheme="majorBidi"/>
      <w:b/>
      <w:bCs/>
      <w:color w:val="2C6EAB" w:themeColor="accent1" w:themeShade="B5"/>
      <w:sz w:val="36"/>
      <w:szCs w:val="36"/>
    </w:rPr>
  </w:style>
  <w:style w:type="character" w:customStyle="1" w:styleId="TitleChar">
    <w:name w:val="Title Char"/>
    <w:basedOn w:val="DefaultParagraphFont"/>
    <w:link w:val="Title"/>
    <w:rsid w:val="00165A5B"/>
    <w:rPr>
      <w:rFonts w:asciiTheme="majorHAnsi" w:eastAsiaTheme="majorEastAsia" w:hAnsiTheme="majorHAnsi" w:cstheme="majorBidi"/>
      <w:b/>
      <w:bCs/>
      <w:color w:val="2C6EAB" w:themeColor="accent1" w:themeShade="B5"/>
      <w:sz w:val="36"/>
      <w:szCs w:val="36"/>
    </w:rPr>
  </w:style>
  <w:style w:type="character" w:customStyle="1" w:styleId="VerbatimChar">
    <w:name w:val="Verbatim Char"/>
    <w:basedOn w:val="DefaultParagraphFont"/>
    <w:link w:val="SourceCode"/>
    <w:rsid w:val="00165A5B"/>
    <w:rPr>
      <w:rFonts w:ascii="Consolas" w:hAnsi="Consolas"/>
      <w:shd w:val="clear" w:color="auto" w:fill="F8F8F8"/>
    </w:rPr>
  </w:style>
  <w:style w:type="paragraph" w:customStyle="1" w:styleId="SourceCode">
    <w:name w:val="Source Code"/>
    <w:basedOn w:val="Normal"/>
    <w:link w:val="VerbatimChar"/>
    <w:rsid w:val="00165A5B"/>
    <w:pPr>
      <w:shd w:val="clear" w:color="auto" w:fill="F8F8F8"/>
      <w:wordWrap w:val="0"/>
      <w:spacing w:after="200" w:line="240" w:lineRule="auto"/>
    </w:pPr>
    <w:rPr>
      <w:rFonts w:ascii="Consolas" w:hAnsi="Consolas"/>
    </w:rPr>
  </w:style>
  <w:style w:type="character" w:customStyle="1" w:styleId="Heading1Char">
    <w:name w:val="Heading 1 Char"/>
    <w:basedOn w:val="DefaultParagraphFont"/>
    <w:link w:val="Heading1"/>
    <w:uiPriority w:val="9"/>
    <w:rsid w:val="00727062"/>
    <w:rPr>
      <w:rFonts w:asciiTheme="majorHAnsi" w:eastAsiaTheme="majorEastAsia" w:hAnsiTheme="majorHAnsi" w:cstheme="majorBidi"/>
      <w:color w:val="2E74B5" w:themeColor="accent1" w:themeShade="BF"/>
      <w:sz w:val="32"/>
      <w:szCs w:val="32"/>
    </w:rPr>
  </w:style>
  <w:style w:type="table" w:styleId="PlainTable1">
    <w:name w:val="Plain Table 1"/>
    <w:basedOn w:val="TableNormal"/>
    <w:uiPriority w:val="41"/>
    <w:rsid w:val="00716B2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7Colorful">
    <w:name w:val="List Table 7 Colorful"/>
    <w:basedOn w:val="TableNormal"/>
    <w:uiPriority w:val="52"/>
    <w:rsid w:val="00716B24"/>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716B2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614A0B"/>
    <w:pPr>
      <w:ind w:left="720"/>
      <w:contextualSpacing/>
    </w:pPr>
  </w:style>
  <w:style w:type="character" w:customStyle="1" w:styleId="Heading3Char">
    <w:name w:val="Heading 3 Char"/>
    <w:basedOn w:val="DefaultParagraphFont"/>
    <w:link w:val="Heading3"/>
    <w:uiPriority w:val="9"/>
    <w:rsid w:val="00F11528"/>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B01EAE"/>
    <w:rPr>
      <w:i/>
      <w:iCs/>
    </w:rPr>
  </w:style>
  <w:style w:type="paragraph" w:styleId="HTMLPreformatted">
    <w:name w:val="HTML Preformatted"/>
    <w:basedOn w:val="Normal"/>
    <w:link w:val="HTMLPreformattedChar"/>
    <w:uiPriority w:val="99"/>
    <w:semiHidden/>
    <w:unhideWhenUsed/>
    <w:rsid w:val="005F27E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F27E3"/>
    <w:rPr>
      <w:rFonts w:ascii="Consolas" w:hAnsi="Consolas"/>
      <w:sz w:val="20"/>
      <w:szCs w:val="20"/>
    </w:rPr>
  </w:style>
  <w:style w:type="table" w:styleId="PlainTable5">
    <w:name w:val="Plain Table 5"/>
    <w:basedOn w:val="TableNormal"/>
    <w:uiPriority w:val="45"/>
    <w:rsid w:val="00E61C3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E51E85"/>
    <w:rPr>
      <w:color w:val="605E5C"/>
      <w:shd w:val="clear" w:color="auto" w:fill="E1DFDD"/>
    </w:rPr>
  </w:style>
  <w:style w:type="character" w:styleId="CommentReference">
    <w:name w:val="annotation reference"/>
    <w:basedOn w:val="DefaultParagraphFont"/>
    <w:uiPriority w:val="99"/>
    <w:semiHidden/>
    <w:unhideWhenUsed/>
    <w:rsid w:val="00CE4FFB"/>
    <w:rPr>
      <w:sz w:val="16"/>
      <w:szCs w:val="16"/>
    </w:rPr>
  </w:style>
  <w:style w:type="paragraph" w:styleId="CommentText">
    <w:name w:val="annotation text"/>
    <w:basedOn w:val="Normal"/>
    <w:link w:val="CommentTextChar"/>
    <w:uiPriority w:val="99"/>
    <w:semiHidden/>
    <w:unhideWhenUsed/>
    <w:rsid w:val="00CE4FFB"/>
    <w:pPr>
      <w:spacing w:line="240" w:lineRule="auto"/>
    </w:pPr>
    <w:rPr>
      <w:sz w:val="20"/>
      <w:szCs w:val="20"/>
    </w:rPr>
  </w:style>
  <w:style w:type="character" w:customStyle="1" w:styleId="CommentTextChar">
    <w:name w:val="Comment Text Char"/>
    <w:basedOn w:val="DefaultParagraphFont"/>
    <w:link w:val="CommentText"/>
    <w:uiPriority w:val="99"/>
    <w:semiHidden/>
    <w:rsid w:val="00CE4FFB"/>
    <w:rPr>
      <w:sz w:val="20"/>
      <w:szCs w:val="20"/>
    </w:rPr>
  </w:style>
  <w:style w:type="paragraph" w:styleId="CommentSubject">
    <w:name w:val="annotation subject"/>
    <w:basedOn w:val="CommentText"/>
    <w:next w:val="CommentText"/>
    <w:link w:val="CommentSubjectChar"/>
    <w:uiPriority w:val="99"/>
    <w:semiHidden/>
    <w:unhideWhenUsed/>
    <w:rsid w:val="00CE4FFB"/>
    <w:rPr>
      <w:b/>
      <w:bCs/>
    </w:rPr>
  </w:style>
  <w:style w:type="character" w:customStyle="1" w:styleId="CommentSubjectChar">
    <w:name w:val="Comment Subject Char"/>
    <w:basedOn w:val="CommentTextChar"/>
    <w:link w:val="CommentSubject"/>
    <w:uiPriority w:val="99"/>
    <w:semiHidden/>
    <w:rsid w:val="00CE4FF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28540">
      <w:bodyDiv w:val="1"/>
      <w:marLeft w:val="0"/>
      <w:marRight w:val="0"/>
      <w:marTop w:val="0"/>
      <w:marBottom w:val="0"/>
      <w:divBdr>
        <w:top w:val="none" w:sz="0" w:space="0" w:color="auto"/>
        <w:left w:val="none" w:sz="0" w:space="0" w:color="auto"/>
        <w:bottom w:val="none" w:sz="0" w:space="0" w:color="auto"/>
        <w:right w:val="none" w:sz="0" w:space="0" w:color="auto"/>
      </w:divBdr>
    </w:div>
    <w:div w:id="26175112">
      <w:bodyDiv w:val="1"/>
      <w:marLeft w:val="0"/>
      <w:marRight w:val="0"/>
      <w:marTop w:val="0"/>
      <w:marBottom w:val="0"/>
      <w:divBdr>
        <w:top w:val="none" w:sz="0" w:space="0" w:color="auto"/>
        <w:left w:val="none" w:sz="0" w:space="0" w:color="auto"/>
        <w:bottom w:val="none" w:sz="0" w:space="0" w:color="auto"/>
        <w:right w:val="none" w:sz="0" w:space="0" w:color="auto"/>
      </w:divBdr>
    </w:div>
    <w:div w:id="85928594">
      <w:bodyDiv w:val="1"/>
      <w:marLeft w:val="0"/>
      <w:marRight w:val="0"/>
      <w:marTop w:val="0"/>
      <w:marBottom w:val="0"/>
      <w:divBdr>
        <w:top w:val="none" w:sz="0" w:space="0" w:color="auto"/>
        <w:left w:val="none" w:sz="0" w:space="0" w:color="auto"/>
        <w:bottom w:val="none" w:sz="0" w:space="0" w:color="auto"/>
        <w:right w:val="none" w:sz="0" w:space="0" w:color="auto"/>
      </w:divBdr>
    </w:div>
    <w:div w:id="99376610">
      <w:bodyDiv w:val="1"/>
      <w:marLeft w:val="0"/>
      <w:marRight w:val="0"/>
      <w:marTop w:val="0"/>
      <w:marBottom w:val="0"/>
      <w:divBdr>
        <w:top w:val="none" w:sz="0" w:space="0" w:color="auto"/>
        <w:left w:val="none" w:sz="0" w:space="0" w:color="auto"/>
        <w:bottom w:val="none" w:sz="0" w:space="0" w:color="auto"/>
        <w:right w:val="none" w:sz="0" w:space="0" w:color="auto"/>
      </w:divBdr>
    </w:div>
    <w:div w:id="120878972">
      <w:bodyDiv w:val="1"/>
      <w:marLeft w:val="0"/>
      <w:marRight w:val="0"/>
      <w:marTop w:val="0"/>
      <w:marBottom w:val="0"/>
      <w:divBdr>
        <w:top w:val="none" w:sz="0" w:space="0" w:color="auto"/>
        <w:left w:val="none" w:sz="0" w:space="0" w:color="auto"/>
        <w:bottom w:val="none" w:sz="0" w:space="0" w:color="auto"/>
        <w:right w:val="none" w:sz="0" w:space="0" w:color="auto"/>
      </w:divBdr>
    </w:div>
    <w:div w:id="127627714">
      <w:bodyDiv w:val="1"/>
      <w:marLeft w:val="0"/>
      <w:marRight w:val="0"/>
      <w:marTop w:val="0"/>
      <w:marBottom w:val="0"/>
      <w:divBdr>
        <w:top w:val="none" w:sz="0" w:space="0" w:color="auto"/>
        <w:left w:val="none" w:sz="0" w:space="0" w:color="auto"/>
        <w:bottom w:val="none" w:sz="0" w:space="0" w:color="auto"/>
        <w:right w:val="none" w:sz="0" w:space="0" w:color="auto"/>
      </w:divBdr>
    </w:div>
    <w:div w:id="144056530">
      <w:bodyDiv w:val="1"/>
      <w:marLeft w:val="0"/>
      <w:marRight w:val="0"/>
      <w:marTop w:val="0"/>
      <w:marBottom w:val="0"/>
      <w:divBdr>
        <w:top w:val="none" w:sz="0" w:space="0" w:color="auto"/>
        <w:left w:val="none" w:sz="0" w:space="0" w:color="auto"/>
        <w:bottom w:val="none" w:sz="0" w:space="0" w:color="auto"/>
        <w:right w:val="none" w:sz="0" w:space="0" w:color="auto"/>
      </w:divBdr>
    </w:div>
    <w:div w:id="210771389">
      <w:bodyDiv w:val="1"/>
      <w:marLeft w:val="0"/>
      <w:marRight w:val="0"/>
      <w:marTop w:val="0"/>
      <w:marBottom w:val="0"/>
      <w:divBdr>
        <w:top w:val="none" w:sz="0" w:space="0" w:color="auto"/>
        <w:left w:val="none" w:sz="0" w:space="0" w:color="auto"/>
        <w:bottom w:val="none" w:sz="0" w:space="0" w:color="auto"/>
        <w:right w:val="none" w:sz="0" w:space="0" w:color="auto"/>
      </w:divBdr>
    </w:div>
    <w:div w:id="243145498">
      <w:bodyDiv w:val="1"/>
      <w:marLeft w:val="0"/>
      <w:marRight w:val="0"/>
      <w:marTop w:val="0"/>
      <w:marBottom w:val="0"/>
      <w:divBdr>
        <w:top w:val="none" w:sz="0" w:space="0" w:color="auto"/>
        <w:left w:val="none" w:sz="0" w:space="0" w:color="auto"/>
        <w:bottom w:val="none" w:sz="0" w:space="0" w:color="auto"/>
        <w:right w:val="none" w:sz="0" w:space="0" w:color="auto"/>
      </w:divBdr>
      <w:divsChild>
        <w:div w:id="1636444625">
          <w:marLeft w:val="0"/>
          <w:marRight w:val="0"/>
          <w:marTop w:val="0"/>
          <w:marBottom w:val="0"/>
          <w:divBdr>
            <w:top w:val="none" w:sz="0" w:space="0" w:color="auto"/>
            <w:left w:val="none" w:sz="0" w:space="0" w:color="auto"/>
            <w:bottom w:val="none" w:sz="0" w:space="0" w:color="auto"/>
            <w:right w:val="none" w:sz="0" w:space="0" w:color="auto"/>
          </w:divBdr>
        </w:div>
        <w:div w:id="1177187709">
          <w:marLeft w:val="0"/>
          <w:marRight w:val="0"/>
          <w:marTop w:val="0"/>
          <w:marBottom w:val="0"/>
          <w:divBdr>
            <w:top w:val="none" w:sz="0" w:space="0" w:color="auto"/>
            <w:left w:val="none" w:sz="0" w:space="0" w:color="auto"/>
            <w:bottom w:val="none" w:sz="0" w:space="0" w:color="auto"/>
            <w:right w:val="none" w:sz="0" w:space="0" w:color="auto"/>
          </w:divBdr>
        </w:div>
        <w:div w:id="1727874358">
          <w:marLeft w:val="0"/>
          <w:marRight w:val="0"/>
          <w:marTop w:val="0"/>
          <w:marBottom w:val="0"/>
          <w:divBdr>
            <w:top w:val="none" w:sz="0" w:space="0" w:color="auto"/>
            <w:left w:val="none" w:sz="0" w:space="0" w:color="auto"/>
            <w:bottom w:val="none" w:sz="0" w:space="0" w:color="auto"/>
            <w:right w:val="none" w:sz="0" w:space="0" w:color="auto"/>
          </w:divBdr>
        </w:div>
        <w:div w:id="1229413641">
          <w:marLeft w:val="0"/>
          <w:marRight w:val="0"/>
          <w:marTop w:val="0"/>
          <w:marBottom w:val="0"/>
          <w:divBdr>
            <w:top w:val="none" w:sz="0" w:space="0" w:color="auto"/>
            <w:left w:val="none" w:sz="0" w:space="0" w:color="auto"/>
            <w:bottom w:val="none" w:sz="0" w:space="0" w:color="auto"/>
            <w:right w:val="none" w:sz="0" w:space="0" w:color="auto"/>
          </w:divBdr>
        </w:div>
      </w:divsChild>
    </w:div>
    <w:div w:id="258025113">
      <w:bodyDiv w:val="1"/>
      <w:marLeft w:val="0"/>
      <w:marRight w:val="0"/>
      <w:marTop w:val="0"/>
      <w:marBottom w:val="0"/>
      <w:divBdr>
        <w:top w:val="none" w:sz="0" w:space="0" w:color="auto"/>
        <w:left w:val="none" w:sz="0" w:space="0" w:color="auto"/>
        <w:bottom w:val="none" w:sz="0" w:space="0" w:color="auto"/>
        <w:right w:val="none" w:sz="0" w:space="0" w:color="auto"/>
      </w:divBdr>
    </w:div>
    <w:div w:id="269632388">
      <w:bodyDiv w:val="1"/>
      <w:marLeft w:val="0"/>
      <w:marRight w:val="0"/>
      <w:marTop w:val="0"/>
      <w:marBottom w:val="0"/>
      <w:divBdr>
        <w:top w:val="none" w:sz="0" w:space="0" w:color="auto"/>
        <w:left w:val="none" w:sz="0" w:space="0" w:color="auto"/>
        <w:bottom w:val="none" w:sz="0" w:space="0" w:color="auto"/>
        <w:right w:val="none" w:sz="0" w:space="0" w:color="auto"/>
      </w:divBdr>
    </w:div>
    <w:div w:id="297538293">
      <w:bodyDiv w:val="1"/>
      <w:marLeft w:val="0"/>
      <w:marRight w:val="0"/>
      <w:marTop w:val="0"/>
      <w:marBottom w:val="0"/>
      <w:divBdr>
        <w:top w:val="none" w:sz="0" w:space="0" w:color="auto"/>
        <w:left w:val="none" w:sz="0" w:space="0" w:color="auto"/>
        <w:bottom w:val="none" w:sz="0" w:space="0" w:color="auto"/>
        <w:right w:val="none" w:sz="0" w:space="0" w:color="auto"/>
      </w:divBdr>
    </w:div>
    <w:div w:id="315033064">
      <w:bodyDiv w:val="1"/>
      <w:marLeft w:val="0"/>
      <w:marRight w:val="0"/>
      <w:marTop w:val="0"/>
      <w:marBottom w:val="0"/>
      <w:divBdr>
        <w:top w:val="none" w:sz="0" w:space="0" w:color="auto"/>
        <w:left w:val="none" w:sz="0" w:space="0" w:color="auto"/>
        <w:bottom w:val="none" w:sz="0" w:space="0" w:color="auto"/>
        <w:right w:val="none" w:sz="0" w:space="0" w:color="auto"/>
      </w:divBdr>
    </w:div>
    <w:div w:id="325978856">
      <w:bodyDiv w:val="1"/>
      <w:marLeft w:val="0"/>
      <w:marRight w:val="0"/>
      <w:marTop w:val="0"/>
      <w:marBottom w:val="0"/>
      <w:divBdr>
        <w:top w:val="none" w:sz="0" w:space="0" w:color="auto"/>
        <w:left w:val="none" w:sz="0" w:space="0" w:color="auto"/>
        <w:bottom w:val="none" w:sz="0" w:space="0" w:color="auto"/>
        <w:right w:val="none" w:sz="0" w:space="0" w:color="auto"/>
      </w:divBdr>
    </w:div>
    <w:div w:id="343820362">
      <w:bodyDiv w:val="1"/>
      <w:marLeft w:val="0"/>
      <w:marRight w:val="0"/>
      <w:marTop w:val="0"/>
      <w:marBottom w:val="0"/>
      <w:divBdr>
        <w:top w:val="none" w:sz="0" w:space="0" w:color="auto"/>
        <w:left w:val="none" w:sz="0" w:space="0" w:color="auto"/>
        <w:bottom w:val="none" w:sz="0" w:space="0" w:color="auto"/>
        <w:right w:val="none" w:sz="0" w:space="0" w:color="auto"/>
      </w:divBdr>
    </w:div>
    <w:div w:id="427777506">
      <w:bodyDiv w:val="1"/>
      <w:marLeft w:val="0"/>
      <w:marRight w:val="0"/>
      <w:marTop w:val="0"/>
      <w:marBottom w:val="0"/>
      <w:divBdr>
        <w:top w:val="none" w:sz="0" w:space="0" w:color="auto"/>
        <w:left w:val="none" w:sz="0" w:space="0" w:color="auto"/>
        <w:bottom w:val="none" w:sz="0" w:space="0" w:color="auto"/>
        <w:right w:val="none" w:sz="0" w:space="0" w:color="auto"/>
      </w:divBdr>
    </w:div>
    <w:div w:id="458109778">
      <w:bodyDiv w:val="1"/>
      <w:marLeft w:val="0"/>
      <w:marRight w:val="0"/>
      <w:marTop w:val="0"/>
      <w:marBottom w:val="0"/>
      <w:divBdr>
        <w:top w:val="none" w:sz="0" w:space="0" w:color="auto"/>
        <w:left w:val="none" w:sz="0" w:space="0" w:color="auto"/>
        <w:bottom w:val="none" w:sz="0" w:space="0" w:color="auto"/>
        <w:right w:val="none" w:sz="0" w:space="0" w:color="auto"/>
      </w:divBdr>
    </w:div>
    <w:div w:id="508713100">
      <w:bodyDiv w:val="1"/>
      <w:marLeft w:val="0"/>
      <w:marRight w:val="0"/>
      <w:marTop w:val="0"/>
      <w:marBottom w:val="0"/>
      <w:divBdr>
        <w:top w:val="none" w:sz="0" w:space="0" w:color="auto"/>
        <w:left w:val="none" w:sz="0" w:space="0" w:color="auto"/>
        <w:bottom w:val="none" w:sz="0" w:space="0" w:color="auto"/>
        <w:right w:val="none" w:sz="0" w:space="0" w:color="auto"/>
      </w:divBdr>
    </w:div>
    <w:div w:id="528758746">
      <w:bodyDiv w:val="1"/>
      <w:marLeft w:val="0"/>
      <w:marRight w:val="0"/>
      <w:marTop w:val="0"/>
      <w:marBottom w:val="0"/>
      <w:divBdr>
        <w:top w:val="none" w:sz="0" w:space="0" w:color="auto"/>
        <w:left w:val="none" w:sz="0" w:space="0" w:color="auto"/>
        <w:bottom w:val="none" w:sz="0" w:space="0" w:color="auto"/>
        <w:right w:val="none" w:sz="0" w:space="0" w:color="auto"/>
      </w:divBdr>
    </w:div>
    <w:div w:id="541751088">
      <w:bodyDiv w:val="1"/>
      <w:marLeft w:val="0"/>
      <w:marRight w:val="0"/>
      <w:marTop w:val="0"/>
      <w:marBottom w:val="0"/>
      <w:divBdr>
        <w:top w:val="none" w:sz="0" w:space="0" w:color="auto"/>
        <w:left w:val="none" w:sz="0" w:space="0" w:color="auto"/>
        <w:bottom w:val="none" w:sz="0" w:space="0" w:color="auto"/>
        <w:right w:val="none" w:sz="0" w:space="0" w:color="auto"/>
      </w:divBdr>
    </w:div>
    <w:div w:id="603464781">
      <w:bodyDiv w:val="1"/>
      <w:marLeft w:val="0"/>
      <w:marRight w:val="0"/>
      <w:marTop w:val="0"/>
      <w:marBottom w:val="0"/>
      <w:divBdr>
        <w:top w:val="none" w:sz="0" w:space="0" w:color="auto"/>
        <w:left w:val="none" w:sz="0" w:space="0" w:color="auto"/>
        <w:bottom w:val="none" w:sz="0" w:space="0" w:color="auto"/>
        <w:right w:val="none" w:sz="0" w:space="0" w:color="auto"/>
      </w:divBdr>
    </w:div>
    <w:div w:id="639924923">
      <w:bodyDiv w:val="1"/>
      <w:marLeft w:val="0"/>
      <w:marRight w:val="0"/>
      <w:marTop w:val="0"/>
      <w:marBottom w:val="0"/>
      <w:divBdr>
        <w:top w:val="none" w:sz="0" w:space="0" w:color="auto"/>
        <w:left w:val="none" w:sz="0" w:space="0" w:color="auto"/>
        <w:bottom w:val="none" w:sz="0" w:space="0" w:color="auto"/>
        <w:right w:val="none" w:sz="0" w:space="0" w:color="auto"/>
      </w:divBdr>
    </w:div>
    <w:div w:id="661130283">
      <w:bodyDiv w:val="1"/>
      <w:marLeft w:val="0"/>
      <w:marRight w:val="0"/>
      <w:marTop w:val="0"/>
      <w:marBottom w:val="0"/>
      <w:divBdr>
        <w:top w:val="none" w:sz="0" w:space="0" w:color="auto"/>
        <w:left w:val="none" w:sz="0" w:space="0" w:color="auto"/>
        <w:bottom w:val="none" w:sz="0" w:space="0" w:color="auto"/>
        <w:right w:val="none" w:sz="0" w:space="0" w:color="auto"/>
      </w:divBdr>
    </w:div>
    <w:div w:id="677998953">
      <w:bodyDiv w:val="1"/>
      <w:marLeft w:val="0"/>
      <w:marRight w:val="0"/>
      <w:marTop w:val="0"/>
      <w:marBottom w:val="0"/>
      <w:divBdr>
        <w:top w:val="none" w:sz="0" w:space="0" w:color="auto"/>
        <w:left w:val="none" w:sz="0" w:space="0" w:color="auto"/>
        <w:bottom w:val="none" w:sz="0" w:space="0" w:color="auto"/>
        <w:right w:val="none" w:sz="0" w:space="0" w:color="auto"/>
      </w:divBdr>
    </w:div>
    <w:div w:id="689451330">
      <w:bodyDiv w:val="1"/>
      <w:marLeft w:val="0"/>
      <w:marRight w:val="0"/>
      <w:marTop w:val="0"/>
      <w:marBottom w:val="0"/>
      <w:divBdr>
        <w:top w:val="none" w:sz="0" w:space="0" w:color="auto"/>
        <w:left w:val="none" w:sz="0" w:space="0" w:color="auto"/>
        <w:bottom w:val="none" w:sz="0" w:space="0" w:color="auto"/>
        <w:right w:val="none" w:sz="0" w:space="0" w:color="auto"/>
      </w:divBdr>
    </w:div>
    <w:div w:id="701201334">
      <w:bodyDiv w:val="1"/>
      <w:marLeft w:val="0"/>
      <w:marRight w:val="0"/>
      <w:marTop w:val="0"/>
      <w:marBottom w:val="0"/>
      <w:divBdr>
        <w:top w:val="none" w:sz="0" w:space="0" w:color="auto"/>
        <w:left w:val="none" w:sz="0" w:space="0" w:color="auto"/>
        <w:bottom w:val="none" w:sz="0" w:space="0" w:color="auto"/>
        <w:right w:val="none" w:sz="0" w:space="0" w:color="auto"/>
      </w:divBdr>
    </w:div>
    <w:div w:id="710685882">
      <w:bodyDiv w:val="1"/>
      <w:marLeft w:val="0"/>
      <w:marRight w:val="0"/>
      <w:marTop w:val="0"/>
      <w:marBottom w:val="0"/>
      <w:divBdr>
        <w:top w:val="none" w:sz="0" w:space="0" w:color="auto"/>
        <w:left w:val="none" w:sz="0" w:space="0" w:color="auto"/>
        <w:bottom w:val="none" w:sz="0" w:space="0" w:color="auto"/>
        <w:right w:val="none" w:sz="0" w:space="0" w:color="auto"/>
      </w:divBdr>
    </w:div>
    <w:div w:id="713575374">
      <w:bodyDiv w:val="1"/>
      <w:marLeft w:val="0"/>
      <w:marRight w:val="0"/>
      <w:marTop w:val="0"/>
      <w:marBottom w:val="0"/>
      <w:divBdr>
        <w:top w:val="none" w:sz="0" w:space="0" w:color="auto"/>
        <w:left w:val="none" w:sz="0" w:space="0" w:color="auto"/>
        <w:bottom w:val="none" w:sz="0" w:space="0" w:color="auto"/>
        <w:right w:val="none" w:sz="0" w:space="0" w:color="auto"/>
      </w:divBdr>
    </w:div>
    <w:div w:id="741684016">
      <w:bodyDiv w:val="1"/>
      <w:marLeft w:val="0"/>
      <w:marRight w:val="0"/>
      <w:marTop w:val="0"/>
      <w:marBottom w:val="0"/>
      <w:divBdr>
        <w:top w:val="none" w:sz="0" w:space="0" w:color="auto"/>
        <w:left w:val="none" w:sz="0" w:space="0" w:color="auto"/>
        <w:bottom w:val="none" w:sz="0" w:space="0" w:color="auto"/>
        <w:right w:val="none" w:sz="0" w:space="0" w:color="auto"/>
      </w:divBdr>
    </w:div>
    <w:div w:id="753012585">
      <w:bodyDiv w:val="1"/>
      <w:marLeft w:val="0"/>
      <w:marRight w:val="0"/>
      <w:marTop w:val="0"/>
      <w:marBottom w:val="0"/>
      <w:divBdr>
        <w:top w:val="none" w:sz="0" w:space="0" w:color="auto"/>
        <w:left w:val="none" w:sz="0" w:space="0" w:color="auto"/>
        <w:bottom w:val="none" w:sz="0" w:space="0" w:color="auto"/>
        <w:right w:val="none" w:sz="0" w:space="0" w:color="auto"/>
      </w:divBdr>
    </w:div>
    <w:div w:id="755830914">
      <w:bodyDiv w:val="1"/>
      <w:marLeft w:val="0"/>
      <w:marRight w:val="0"/>
      <w:marTop w:val="0"/>
      <w:marBottom w:val="0"/>
      <w:divBdr>
        <w:top w:val="none" w:sz="0" w:space="0" w:color="auto"/>
        <w:left w:val="none" w:sz="0" w:space="0" w:color="auto"/>
        <w:bottom w:val="none" w:sz="0" w:space="0" w:color="auto"/>
        <w:right w:val="none" w:sz="0" w:space="0" w:color="auto"/>
      </w:divBdr>
    </w:div>
    <w:div w:id="768740886">
      <w:bodyDiv w:val="1"/>
      <w:marLeft w:val="0"/>
      <w:marRight w:val="0"/>
      <w:marTop w:val="0"/>
      <w:marBottom w:val="0"/>
      <w:divBdr>
        <w:top w:val="none" w:sz="0" w:space="0" w:color="auto"/>
        <w:left w:val="none" w:sz="0" w:space="0" w:color="auto"/>
        <w:bottom w:val="none" w:sz="0" w:space="0" w:color="auto"/>
        <w:right w:val="none" w:sz="0" w:space="0" w:color="auto"/>
      </w:divBdr>
    </w:div>
    <w:div w:id="779304271">
      <w:bodyDiv w:val="1"/>
      <w:marLeft w:val="0"/>
      <w:marRight w:val="0"/>
      <w:marTop w:val="0"/>
      <w:marBottom w:val="0"/>
      <w:divBdr>
        <w:top w:val="none" w:sz="0" w:space="0" w:color="auto"/>
        <w:left w:val="none" w:sz="0" w:space="0" w:color="auto"/>
        <w:bottom w:val="none" w:sz="0" w:space="0" w:color="auto"/>
        <w:right w:val="none" w:sz="0" w:space="0" w:color="auto"/>
      </w:divBdr>
    </w:div>
    <w:div w:id="793793082">
      <w:bodyDiv w:val="1"/>
      <w:marLeft w:val="0"/>
      <w:marRight w:val="0"/>
      <w:marTop w:val="0"/>
      <w:marBottom w:val="0"/>
      <w:divBdr>
        <w:top w:val="none" w:sz="0" w:space="0" w:color="auto"/>
        <w:left w:val="none" w:sz="0" w:space="0" w:color="auto"/>
        <w:bottom w:val="none" w:sz="0" w:space="0" w:color="auto"/>
        <w:right w:val="none" w:sz="0" w:space="0" w:color="auto"/>
      </w:divBdr>
    </w:div>
    <w:div w:id="815027772">
      <w:bodyDiv w:val="1"/>
      <w:marLeft w:val="0"/>
      <w:marRight w:val="0"/>
      <w:marTop w:val="0"/>
      <w:marBottom w:val="0"/>
      <w:divBdr>
        <w:top w:val="none" w:sz="0" w:space="0" w:color="auto"/>
        <w:left w:val="none" w:sz="0" w:space="0" w:color="auto"/>
        <w:bottom w:val="none" w:sz="0" w:space="0" w:color="auto"/>
        <w:right w:val="none" w:sz="0" w:space="0" w:color="auto"/>
      </w:divBdr>
    </w:div>
    <w:div w:id="827987756">
      <w:bodyDiv w:val="1"/>
      <w:marLeft w:val="0"/>
      <w:marRight w:val="0"/>
      <w:marTop w:val="0"/>
      <w:marBottom w:val="0"/>
      <w:divBdr>
        <w:top w:val="none" w:sz="0" w:space="0" w:color="auto"/>
        <w:left w:val="none" w:sz="0" w:space="0" w:color="auto"/>
        <w:bottom w:val="none" w:sz="0" w:space="0" w:color="auto"/>
        <w:right w:val="none" w:sz="0" w:space="0" w:color="auto"/>
      </w:divBdr>
    </w:div>
    <w:div w:id="845166684">
      <w:bodyDiv w:val="1"/>
      <w:marLeft w:val="0"/>
      <w:marRight w:val="0"/>
      <w:marTop w:val="0"/>
      <w:marBottom w:val="0"/>
      <w:divBdr>
        <w:top w:val="none" w:sz="0" w:space="0" w:color="auto"/>
        <w:left w:val="none" w:sz="0" w:space="0" w:color="auto"/>
        <w:bottom w:val="none" w:sz="0" w:space="0" w:color="auto"/>
        <w:right w:val="none" w:sz="0" w:space="0" w:color="auto"/>
      </w:divBdr>
    </w:div>
    <w:div w:id="924146392">
      <w:bodyDiv w:val="1"/>
      <w:marLeft w:val="0"/>
      <w:marRight w:val="0"/>
      <w:marTop w:val="0"/>
      <w:marBottom w:val="0"/>
      <w:divBdr>
        <w:top w:val="none" w:sz="0" w:space="0" w:color="auto"/>
        <w:left w:val="none" w:sz="0" w:space="0" w:color="auto"/>
        <w:bottom w:val="none" w:sz="0" w:space="0" w:color="auto"/>
        <w:right w:val="none" w:sz="0" w:space="0" w:color="auto"/>
      </w:divBdr>
    </w:div>
    <w:div w:id="960768529">
      <w:bodyDiv w:val="1"/>
      <w:marLeft w:val="0"/>
      <w:marRight w:val="0"/>
      <w:marTop w:val="0"/>
      <w:marBottom w:val="0"/>
      <w:divBdr>
        <w:top w:val="none" w:sz="0" w:space="0" w:color="auto"/>
        <w:left w:val="none" w:sz="0" w:space="0" w:color="auto"/>
        <w:bottom w:val="none" w:sz="0" w:space="0" w:color="auto"/>
        <w:right w:val="none" w:sz="0" w:space="0" w:color="auto"/>
      </w:divBdr>
    </w:div>
    <w:div w:id="985162940">
      <w:bodyDiv w:val="1"/>
      <w:marLeft w:val="0"/>
      <w:marRight w:val="0"/>
      <w:marTop w:val="0"/>
      <w:marBottom w:val="0"/>
      <w:divBdr>
        <w:top w:val="none" w:sz="0" w:space="0" w:color="auto"/>
        <w:left w:val="none" w:sz="0" w:space="0" w:color="auto"/>
        <w:bottom w:val="none" w:sz="0" w:space="0" w:color="auto"/>
        <w:right w:val="none" w:sz="0" w:space="0" w:color="auto"/>
      </w:divBdr>
    </w:div>
    <w:div w:id="987124235">
      <w:bodyDiv w:val="1"/>
      <w:marLeft w:val="0"/>
      <w:marRight w:val="0"/>
      <w:marTop w:val="0"/>
      <w:marBottom w:val="0"/>
      <w:divBdr>
        <w:top w:val="none" w:sz="0" w:space="0" w:color="auto"/>
        <w:left w:val="none" w:sz="0" w:space="0" w:color="auto"/>
        <w:bottom w:val="none" w:sz="0" w:space="0" w:color="auto"/>
        <w:right w:val="none" w:sz="0" w:space="0" w:color="auto"/>
      </w:divBdr>
    </w:div>
    <w:div w:id="1003776017">
      <w:bodyDiv w:val="1"/>
      <w:marLeft w:val="0"/>
      <w:marRight w:val="0"/>
      <w:marTop w:val="0"/>
      <w:marBottom w:val="0"/>
      <w:divBdr>
        <w:top w:val="none" w:sz="0" w:space="0" w:color="auto"/>
        <w:left w:val="none" w:sz="0" w:space="0" w:color="auto"/>
        <w:bottom w:val="none" w:sz="0" w:space="0" w:color="auto"/>
        <w:right w:val="none" w:sz="0" w:space="0" w:color="auto"/>
      </w:divBdr>
    </w:div>
    <w:div w:id="1004742841">
      <w:bodyDiv w:val="1"/>
      <w:marLeft w:val="0"/>
      <w:marRight w:val="0"/>
      <w:marTop w:val="0"/>
      <w:marBottom w:val="0"/>
      <w:divBdr>
        <w:top w:val="none" w:sz="0" w:space="0" w:color="auto"/>
        <w:left w:val="none" w:sz="0" w:space="0" w:color="auto"/>
        <w:bottom w:val="none" w:sz="0" w:space="0" w:color="auto"/>
        <w:right w:val="none" w:sz="0" w:space="0" w:color="auto"/>
      </w:divBdr>
    </w:div>
    <w:div w:id="1068385541">
      <w:bodyDiv w:val="1"/>
      <w:marLeft w:val="0"/>
      <w:marRight w:val="0"/>
      <w:marTop w:val="0"/>
      <w:marBottom w:val="0"/>
      <w:divBdr>
        <w:top w:val="none" w:sz="0" w:space="0" w:color="auto"/>
        <w:left w:val="none" w:sz="0" w:space="0" w:color="auto"/>
        <w:bottom w:val="none" w:sz="0" w:space="0" w:color="auto"/>
        <w:right w:val="none" w:sz="0" w:space="0" w:color="auto"/>
      </w:divBdr>
    </w:div>
    <w:div w:id="1101031788">
      <w:bodyDiv w:val="1"/>
      <w:marLeft w:val="0"/>
      <w:marRight w:val="0"/>
      <w:marTop w:val="0"/>
      <w:marBottom w:val="0"/>
      <w:divBdr>
        <w:top w:val="none" w:sz="0" w:space="0" w:color="auto"/>
        <w:left w:val="none" w:sz="0" w:space="0" w:color="auto"/>
        <w:bottom w:val="none" w:sz="0" w:space="0" w:color="auto"/>
        <w:right w:val="none" w:sz="0" w:space="0" w:color="auto"/>
      </w:divBdr>
    </w:div>
    <w:div w:id="1198081059">
      <w:bodyDiv w:val="1"/>
      <w:marLeft w:val="0"/>
      <w:marRight w:val="0"/>
      <w:marTop w:val="0"/>
      <w:marBottom w:val="0"/>
      <w:divBdr>
        <w:top w:val="none" w:sz="0" w:space="0" w:color="auto"/>
        <w:left w:val="none" w:sz="0" w:space="0" w:color="auto"/>
        <w:bottom w:val="none" w:sz="0" w:space="0" w:color="auto"/>
        <w:right w:val="none" w:sz="0" w:space="0" w:color="auto"/>
      </w:divBdr>
    </w:div>
    <w:div w:id="1198465713">
      <w:bodyDiv w:val="1"/>
      <w:marLeft w:val="0"/>
      <w:marRight w:val="0"/>
      <w:marTop w:val="0"/>
      <w:marBottom w:val="0"/>
      <w:divBdr>
        <w:top w:val="none" w:sz="0" w:space="0" w:color="auto"/>
        <w:left w:val="none" w:sz="0" w:space="0" w:color="auto"/>
        <w:bottom w:val="none" w:sz="0" w:space="0" w:color="auto"/>
        <w:right w:val="none" w:sz="0" w:space="0" w:color="auto"/>
      </w:divBdr>
    </w:div>
    <w:div w:id="1212231250">
      <w:bodyDiv w:val="1"/>
      <w:marLeft w:val="0"/>
      <w:marRight w:val="0"/>
      <w:marTop w:val="0"/>
      <w:marBottom w:val="0"/>
      <w:divBdr>
        <w:top w:val="none" w:sz="0" w:space="0" w:color="auto"/>
        <w:left w:val="none" w:sz="0" w:space="0" w:color="auto"/>
        <w:bottom w:val="none" w:sz="0" w:space="0" w:color="auto"/>
        <w:right w:val="none" w:sz="0" w:space="0" w:color="auto"/>
      </w:divBdr>
    </w:div>
    <w:div w:id="1218739278">
      <w:bodyDiv w:val="1"/>
      <w:marLeft w:val="0"/>
      <w:marRight w:val="0"/>
      <w:marTop w:val="0"/>
      <w:marBottom w:val="0"/>
      <w:divBdr>
        <w:top w:val="none" w:sz="0" w:space="0" w:color="auto"/>
        <w:left w:val="none" w:sz="0" w:space="0" w:color="auto"/>
        <w:bottom w:val="none" w:sz="0" w:space="0" w:color="auto"/>
        <w:right w:val="none" w:sz="0" w:space="0" w:color="auto"/>
      </w:divBdr>
    </w:div>
    <w:div w:id="1250652231">
      <w:bodyDiv w:val="1"/>
      <w:marLeft w:val="0"/>
      <w:marRight w:val="0"/>
      <w:marTop w:val="0"/>
      <w:marBottom w:val="0"/>
      <w:divBdr>
        <w:top w:val="none" w:sz="0" w:space="0" w:color="auto"/>
        <w:left w:val="none" w:sz="0" w:space="0" w:color="auto"/>
        <w:bottom w:val="none" w:sz="0" w:space="0" w:color="auto"/>
        <w:right w:val="none" w:sz="0" w:space="0" w:color="auto"/>
      </w:divBdr>
    </w:div>
    <w:div w:id="1270743293">
      <w:bodyDiv w:val="1"/>
      <w:marLeft w:val="0"/>
      <w:marRight w:val="0"/>
      <w:marTop w:val="0"/>
      <w:marBottom w:val="0"/>
      <w:divBdr>
        <w:top w:val="none" w:sz="0" w:space="0" w:color="auto"/>
        <w:left w:val="none" w:sz="0" w:space="0" w:color="auto"/>
        <w:bottom w:val="none" w:sz="0" w:space="0" w:color="auto"/>
        <w:right w:val="none" w:sz="0" w:space="0" w:color="auto"/>
      </w:divBdr>
    </w:div>
    <w:div w:id="1329357913">
      <w:bodyDiv w:val="1"/>
      <w:marLeft w:val="0"/>
      <w:marRight w:val="0"/>
      <w:marTop w:val="0"/>
      <w:marBottom w:val="0"/>
      <w:divBdr>
        <w:top w:val="none" w:sz="0" w:space="0" w:color="auto"/>
        <w:left w:val="none" w:sz="0" w:space="0" w:color="auto"/>
        <w:bottom w:val="none" w:sz="0" w:space="0" w:color="auto"/>
        <w:right w:val="none" w:sz="0" w:space="0" w:color="auto"/>
      </w:divBdr>
    </w:div>
    <w:div w:id="1351688611">
      <w:bodyDiv w:val="1"/>
      <w:marLeft w:val="0"/>
      <w:marRight w:val="0"/>
      <w:marTop w:val="0"/>
      <w:marBottom w:val="0"/>
      <w:divBdr>
        <w:top w:val="none" w:sz="0" w:space="0" w:color="auto"/>
        <w:left w:val="none" w:sz="0" w:space="0" w:color="auto"/>
        <w:bottom w:val="none" w:sz="0" w:space="0" w:color="auto"/>
        <w:right w:val="none" w:sz="0" w:space="0" w:color="auto"/>
      </w:divBdr>
    </w:div>
    <w:div w:id="1355694749">
      <w:bodyDiv w:val="1"/>
      <w:marLeft w:val="0"/>
      <w:marRight w:val="0"/>
      <w:marTop w:val="0"/>
      <w:marBottom w:val="0"/>
      <w:divBdr>
        <w:top w:val="none" w:sz="0" w:space="0" w:color="auto"/>
        <w:left w:val="none" w:sz="0" w:space="0" w:color="auto"/>
        <w:bottom w:val="none" w:sz="0" w:space="0" w:color="auto"/>
        <w:right w:val="none" w:sz="0" w:space="0" w:color="auto"/>
      </w:divBdr>
    </w:div>
    <w:div w:id="1364938721">
      <w:bodyDiv w:val="1"/>
      <w:marLeft w:val="0"/>
      <w:marRight w:val="0"/>
      <w:marTop w:val="0"/>
      <w:marBottom w:val="0"/>
      <w:divBdr>
        <w:top w:val="none" w:sz="0" w:space="0" w:color="auto"/>
        <w:left w:val="none" w:sz="0" w:space="0" w:color="auto"/>
        <w:bottom w:val="none" w:sz="0" w:space="0" w:color="auto"/>
        <w:right w:val="none" w:sz="0" w:space="0" w:color="auto"/>
      </w:divBdr>
    </w:div>
    <w:div w:id="1423405525">
      <w:bodyDiv w:val="1"/>
      <w:marLeft w:val="0"/>
      <w:marRight w:val="0"/>
      <w:marTop w:val="0"/>
      <w:marBottom w:val="0"/>
      <w:divBdr>
        <w:top w:val="none" w:sz="0" w:space="0" w:color="auto"/>
        <w:left w:val="none" w:sz="0" w:space="0" w:color="auto"/>
        <w:bottom w:val="none" w:sz="0" w:space="0" w:color="auto"/>
        <w:right w:val="none" w:sz="0" w:space="0" w:color="auto"/>
      </w:divBdr>
    </w:div>
    <w:div w:id="1448236830">
      <w:bodyDiv w:val="1"/>
      <w:marLeft w:val="0"/>
      <w:marRight w:val="0"/>
      <w:marTop w:val="0"/>
      <w:marBottom w:val="0"/>
      <w:divBdr>
        <w:top w:val="none" w:sz="0" w:space="0" w:color="auto"/>
        <w:left w:val="none" w:sz="0" w:space="0" w:color="auto"/>
        <w:bottom w:val="none" w:sz="0" w:space="0" w:color="auto"/>
        <w:right w:val="none" w:sz="0" w:space="0" w:color="auto"/>
      </w:divBdr>
    </w:div>
    <w:div w:id="1498571037">
      <w:bodyDiv w:val="1"/>
      <w:marLeft w:val="0"/>
      <w:marRight w:val="0"/>
      <w:marTop w:val="0"/>
      <w:marBottom w:val="0"/>
      <w:divBdr>
        <w:top w:val="none" w:sz="0" w:space="0" w:color="auto"/>
        <w:left w:val="none" w:sz="0" w:space="0" w:color="auto"/>
        <w:bottom w:val="none" w:sz="0" w:space="0" w:color="auto"/>
        <w:right w:val="none" w:sz="0" w:space="0" w:color="auto"/>
      </w:divBdr>
    </w:div>
    <w:div w:id="1498954820">
      <w:bodyDiv w:val="1"/>
      <w:marLeft w:val="0"/>
      <w:marRight w:val="0"/>
      <w:marTop w:val="0"/>
      <w:marBottom w:val="0"/>
      <w:divBdr>
        <w:top w:val="none" w:sz="0" w:space="0" w:color="auto"/>
        <w:left w:val="none" w:sz="0" w:space="0" w:color="auto"/>
        <w:bottom w:val="none" w:sz="0" w:space="0" w:color="auto"/>
        <w:right w:val="none" w:sz="0" w:space="0" w:color="auto"/>
      </w:divBdr>
    </w:div>
    <w:div w:id="1518108667">
      <w:bodyDiv w:val="1"/>
      <w:marLeft w:val="0"/>
      <w:marRight w:val="0"/>
      <w:marTop w:val="0"/>
      <w:marBottom w:val="0"/>
      <w:divBdr>
        <w:top w:val="none" w:sz="0" w:space="0" w:color="auto"/>
        <w:left w:val="none" w:sz="0" w:space="0" w:color="auto"/>
        <w:bottom w:val="none" w:sz="0" w:space="0" w:color="auto"/>
        <w:right w:val="none" w:sz="0" w:space="0" w:color="auto"/>
      </w:divBdr>
    </w:div>
    <w:div w:id="1543131991">
      <w:bodyDiv w:val="1"/>
      <w:marLeft w:val="0"/>
      <w:marRight w:val="0"/>
      <w:marTop w:val="0"/>
      <w:marBottom w:val="0"/>
      <w:divBdr>
        <w:top w:val="none" w:sz="0" w:space="0" w:color="auto"/>
        <w:left w:val="none" w:sz="0" w:space="0" w:color="auto"/>
        <w:bottom w:val="none" w:sz="0" w:space="0" w:color="auto"/>
        <w:right w:val="none" w:sz="0" w:space="0" w:color="auto"/>
      </w:divBdr>
    </w:div>
    <w:div w:id="1551988894">
      <w:bodyDiv w:val="1"/>
      <w:marLeft w:val="0"/>
      <w:marRight w:val="0"/>
      <w:marTop w:val="0"/>
      <w:marBottom w:val="0"/>
      <w:divBdr>
        <w:top w:val="none" w:sz="0" w:space="0" w:color="auto"/>
        <w:left w:val="none" w:sz="0" w:space="0" w:color="auto"/>
        <w:bottom w:val="none" w:sz="0" w:space="0" w:color="auto"/>
        <w:right w:val="none" w:sz="0" w:space="0" w:color="auto"/>
      </w:divBdr>
    </w:div>
    <w:div w:id="1559390212">
      <w:bodyDiv w:val="1"/>
      <w:marLeft w:val="0"/>
      <w:marRight w:val="0"/>
      <w:marTop w:val="0"/>
      <w:marBottom w:val="0"/>
      <w:divBdr>
        <w:top w:val="none" w:sz="0" w:space="0" w:color="auto"/>
        <w:left w:val="none" w:sz="0" w:space="0" w:color="auto"/>
        <w:bottom w:val="none" w:sz="0" w:space="0" w:color="auto"/>
        <w:right w:val="none" w:sz="0" w:space="0" w:color="auto"/>
      </w:divBdr>
    </w:div>
    <w:div w:id="1560702842">
      <w:bodyDiv w:val="1"/>
      <w:marLeft w:val="0"/>
      <w:marRight w:val="0"/>
      <w:marTop w:val="0"/>
      <w:marBottom w:val="0"/>
      <w:divBdr>
        <w:top w:val="none" w:sz="0" w:space="0" w:color="auto"/>
        <w:left w:val="none" w:sz="0" w:space="0" w:color="auto"/>
        <w:bottom w:val="none" w:sz="0" w:space="0" w:color="auto"/>
        <w:right w:val="none" w:sz="0" w:space="0" w:color="auto"/>
      </w:divBdr>
    </w:div>
    <w:div w:id="1565217595">
      <w:bodyDiv w:val="1"/>
      <w:marLeft w:val="0"/>
      <w:marRight w:val="0"/>
      <w:marTop w:val="0"/>
      <w:marBottom w:val="0"/>
      <w:divBdr>
        <w:top w:val="none" w:sz="0" w:space="0" w:color="auto"/>
        <w:left w:val="none" w:sz="0" w:space="0" w:color="auto"/>
        <w:bottom w:val="none" w:sz="0" w:space="0" w:color="auto"/>
        <w:right w:val="none" w:sz="0" w:space="0" w:color="auto"/>
      </w:divBdr>
    </w:div>
    <w:div w:id="1623148208">
      <w:bodyDiv w:val="1"/>
      <w:marLeft w:val="0"/>
      <w:marRight w:val="0"/>
      <w:marTop w:val="0"/>
      <w:marBottom w:val="0"/>
      <w:divBdr>
        <w:top w:val="none" w:sz="0" w:space="0" w:color="auto"/>
        <w:left w:val="none" w:sz="0" w:space="0" w:color="auto"/>
        <w:bottom w:val="none" w:sz="0" w:space="0" w:color="auto"/>
        <w:right w:val="none" w:sz="0" w:space="0" w:color="auto"/>
      </w:divBdr>
    </w:div>
    <w:div w:id="1639451346">
      <w:bodyDiv w:val="1"/>
      <w:marLeft w:val="0"/>
      <w:marRight w:val="0"/>
      <w:marTop w:val="0"/>
      <w:marBottom w:val="0"/>
      <w:divBdr>
        <w:top w:val="none" w:sz="0" w:space="0" w:color="auto"/>
        <w:left w:val="none" w:sz="0" w:space="0" w:color="auto"/>
        <w:bottom w:val="none" w:sz="0" w:space="0" w:color="auto"/>
        <w:right w:val="none" w:sz="0" w:space="0" w:color="auto"/>
      </w:divBdr>
    </w:div>
    <w:div w:id="1649893119">
      <w:bodyDiv w:val="1"/>
      <w:marLeft w:val="0"/>
      <w:marRight w:val="0"/>
      <w:marTop w:val="0"/>
      <w:marBottom w:val="0"/>
      <w:divBdr>
        <w:top w:val="none" w:sz="0" w:space="0" w:color="auto"/>
        <w:left w:val="none" w:sz="0" w:space="0" w:color="auto"/>
        <w:bottom w:val="none" w:sz="0" w:space="0" w:color="auto"/>
        <w:right w:val="none" w:sz="0" w:space="0" w:color="auto"/>
      </w:divBdr>
    </w:div>
    <w:div w:id="1658922091">
      <w:bodyDiv w:val="1"/>
      <w:marLeft w:val="0"/>
      <w:marRight w:val="0"/>
      <w:marTop w:val="0"/>
      <w:marBottom w:val="0"/>
      <w:divBdr>
        <w:top w:val="none" w:sz="0" w:space="0" w:color="auto"/>
        <w:left w:val="none" w:sz="0" w:space="0" w:color="auto"/>
        <w:bottom w:val="none" w:sz="0" w:space="0" w:color="auto"/>
        <w:right w:val="none" w:sz="0" w:space="0" w:color="auto"/>
      </w:divBdr>
    </w:div>
    <w:div w:id="1668947445">
      <w:bodyDiv w:val="1"/>
      <w:marLeft w:val="0"/>
      <w:marRight w:val="0"/>
      <w:marTop w:val="0"/>
      <w:marBottom w:val="0"/>
      <w:divBdr>
        <w:top w:val="none" w:sz="0" w:space="0" w:color="auto"/>
        <w:left w:val="none" w:sz="0" w:space="0" w:color="auto"/>
        <w:bottom w:val="none" w:sz="0" w:space="0" w:color="auto"/>
        <w:right w:val="none" w:sz="0" w:space="0" w:color="auto"/>
      </w:divBdr>
    </w:div>
    <w:div w:id="1710372811">
      <w:bodyDiv w:val="1"/>
      <w:marLeft w:val="0"/>
      <w:marRight w:val="0"/>
      <w:marTop w:val="0"/>
      <w:marBottom w:val="0"/>
      <w:divBdr>
        <w:top w:val="none" w:sz="0" w:space="0" w:color="auto"/>
        <w:left w:val="none" w:sz="0" w:space="0" w:color="auto"/>
        <w:bottom w:val="none" w:sz="0" w:space="0" w:color="auto"/>
        <w:right w:val="none" w:sz="0" w:space="0" w:color="auto"/>
      </w:divBdr>
    </w:div>
    <w:div w:id="1719280786">
      <w:bodyDiv w:val="1"/>
      <w:marLeft w:val="0"/>
      <w:marRight w:val="0"/>
      <w:marTop w:val="0"/>
      <w:marBottom w:val="0"/>
      <w:divBdr>
        <w:top w:val="none" w:sz="0" w:space="0" w:color="auto"/>
        <w:left w:val="none" w:sz="0" w:space="0" w:color="auto"/>
        <w:bottom w:val="none" w:sz="0" w:space="0" w:color="auto"/>
        <w:right w:val="none" w:sz="0" w:space="0" w:color="auto"/>
      </w:divBdr>
    </w:div>
    <w:div w:id="1834687967">
      <w:bodyDiv w:val="1"/>
      <w:marLeft w:val="0"/>
      <w:marRight w:val="0"/>
      <w:marTop w:val="0"/>
      <w:marBottom w:val="0"/>
      <w:divBdr>
        <w:top w:val="none" w:sz="0" w:space="0" w:color="auto"/>
        <w:left w:val="none" w:sz="0" w:space="0" w:color="auto"/>
        <w:bottom w:val="none" w:sz="0" w:space="0" w:color="auto"/>
        <w:right w:val="none" w:sz="0" w:space="0" w:color="auto"/>
      </w:divBdr>
    </w:div>
    <w:div w:id="1842085934">
      <w:bodyDiv w:val="1"/>
      <w:marLeft w:val="0"/>
      <w:marRight w:val="0"/>
      <w:marTop w:val="0"/>
      <w:marBottom w:val="0"/>
      <w:divBdr>
        <w:top w:val="none" w:sz="0" w:space="0" w:color="auto"/>
        <w:left w:val="none" w:sz="0" w:space="0" w:color="auto"/>
        <w:bottom w:val="none" w:sz="0" w:space="0" w:color="auto"/>
        <w:right w:val="none" w:sz="0" w:space="0" w:color="auto"/>
      </w:divBdr>
    </w:div>
    <w:div w:id="1886410050">
      <w:bodyDiv w:val="1"/>
      <w:marLeft w:val="0"/>
      <w:marRight w:val="0"/>
      <w:marTop w:val="0"/>
      <w:marBottom w:val="0"/>
      <w:divBdr>
        <w:top w:val="none" w:sz="0" w:space="0" w:color="auto"/>
        <w:left w:val="none" w:sz="0" w:space="0" w:color="auto"/>
        <w:bottom w:val="none" w:sz="0" w:space="0" w:color="auto"/>
        <w:right w:val="none" w:sz="0" w:space="0" w:color="auto"/>
      </w:divBdr>
    </w:div>
    <w:div w:id="1891526650">
      <w:bodyDiv w:val="1"/>
      <w:marLeft w:val="0"/>
      <w:marRight w:val="0"/>
      <w:marTop w:val="0"/>
      <w:marBottom w:val="0"/>
      <w:divBdr>
        <w:top w:val="none" w:sz="0" w:space="0" w:color="auto"/>
        <w:left w:val="none" w:sz="0" w:space="0" w:color="auto"/>
        <w:bottom w:val="none" w:sz="0" w:space="0" w:color="auto"/>
        <w:right w:val="none" w:sz="0" w:space="0" w:color="auto"/>
      </w:divBdr>
    </w:div>
    <w:div w:id="1898936641">
      <w:bodyDiv w:val="1"/>
      <w:marLeft w:val="0"/>
      <w:marRight w:val="0"/>
      <w:marTop w:val="0"/>
      <w:marBottom w:val="0"/>
      <w:divBdr>
        <w:top w:val="none" w:sz="0" w:space="0" w:color="auto"/>
        <w:left w:val="none" w:sz="0" w:space="0" w:color="auto"/>
        <w:bottom w:val="none" w:sz="0" w:space="0" w:color="auto"/>
        <w:right w:val="none" w:sz="0" w:space="0" w:color="auto"/>
      </w:divBdr>
    </w:div>
    <w:div w:id="1927029517">
      <w:bodyDiv w:val="1"/>
      <w:marLeft w:val="0"/>
      <w:marRight w:val="0"/>
      <w:marTop w:val="0"/>
      <w:marBottom w:val="0"/>
      <w:divBdr>
        <w:top w:val="none" w:sz="0" w:space="0" w:color="auto"/>
        <w:left w:val="none" w:sz="0" w:space="0" w:color="auto"/>
        <w:bottom w:val="none" w:sz="0" w:space="0" w:color="auto"/>
        <w:right w:val="none" w:sz="0" w:space="0" w:color="auto"/>
      </w:divBdr>
    </w:div>
    <w:div w:id="1955283399">
      <w:bodyDiv w:val="1"/>
      <w:marLeft w:val="0"/>
      <w:marRight w:val="0"/>
      <w:marTop w:val="0"/>
      <w:marBottom w:val="0"/>
      <w:divBdr>
        <w:top w:val="none" w:sz="0" w:space="0" w:color="auto"/>
        <w:left w:val="none" w:sz="0" w:space="0" w:color="auto"/>
        <w:bottom w:val="none" w:sz="0" w:space="0" w:color="auto"/>
        <w:right w:val="none" w:sz="0" w:space="0" w:color="auto"/>
      </w:divBdr>
    </w:div>
    <w:div w:id="2024354013">
      <w:bodyDiv w:val="1"/>
      <w:marLeft w:val="0"/>
      <w:marRight w:val="0"/>
      <w:marTop w:val="0"/>
      <w:marBottom w:val="0"/>
      <w:divBdr>
        <w:top w:val="none" w:sz="0" w:space="0" w:color="auto"/>
        <w:left w:val="none" w:sz="0" w:space="0" w:color="auto"/>
        <w:bottom w:val="none" w:sz="0" w:space="0" w:color="auto"/>
        <w:right w:val="none" w:sz="0" w:space="0" w:color="auto"/>
      </w:divBdr>
    </w:div>
    <w:div w:id="2030787609">
      <w:bodyDiv w:val="1"/>
      <w:marLeft w:val="0"/>
      <w:marRight w:val="0"/>
      <w:marTop w:val="0"/>
      <w:marBottom w:val="0"/>
      <w:divBdr>
        <w:top w:val="none" w:sz="0" w:space="0" w:color="auto"/>
        <w:left w:val="none" w:sz="0" w:space="0" w:color="auto"/>
        <w:bottom w:val="none" w:sz="0" w:space="0" w:color="auto"/>
        <w:right w:val="none" w:sz="0" w:space="0" w:color="auto"/>
      </w:divBdr>
    </w:div>
    <w:div w:id="2032797426">
      <w:bodyDiv w:val="1"/>
      <w:marLeft w:val="0"/>
      <w:marRight w:val="0"/>
      <w:marTop w:val="0"/>
      <w:marBottom w:val="0"/>
      <w:divBdr>
        <w:top w:val="none" w:sz="0" w:space="0" w:color="auto"/>
        <w:left w:val="none" w:sz="0" w:space="0" w:color="auto"/>
        <w:bottom w:val="none" w:sz="0" w:space="0" w:color="auto"/>
        <w:right w:val="none" w:sz="0" w:space="0" w:color="auto"/>
      </w:divBdr>
    </w:div>
    <w:div w:id="2067756978">
      <w:bodyDiv w:val="1"/>
      <w:marLeft w:val="0"/>
      <w:marRight w:val="0"/>
      <w:marTop w:val="0"/>
      <w:marBottom w:val="0"/>
      <w:divBdr>
        <w:top w:val="none" w:sz="0" w:space="0" w:color="auto"/>
        <w:left w:val="none" w:sz="0" w:space="0" w:color="auto"/>
        <w:bottom w:val="none" w:sz="0" w:space="0" w:color="auto"/>
        <w:right w:val="none" w:sz="0" w:space="0" w:color="auto"/>
      </w:divBdr>
    </w:div>
    <w:div w:id="2092968324">
      <w:bodyDiv w:val="1"/>
      <w:marLeft w:val="0"/>
      <w:marRight w:val="0"/>
      <w:marTop w:val="0"/>
      <w:marBottom w:val="0"/>
      <w:divBdr>
        <w:top w:val="none" w:sz="0" w:space="0" w:color="auto"/>
        <w:left w:val="none" w:sz="0" w:space="0" w:color="auto"/>
        <w:bottom w:val="none" w:sz="0" w:space="0" w:color="auto"/>
        <w:right w:val="none" w:sz="0" w:space="0" w:color="auto"/>
      </w:divBdr>
    </w:div>
    <w:div w:id="2094279755">
      <w:bodyDiv w:val="1"/>
      <w:marLeft w:val="0"/>
      <w:marRight w:val="0"/>
      <w:marTop w:val="0"/>
      <w:marBottom w:val="0"/>
      <w:divBdr>
        <w:top w:val="none" w:sz="0" w:space="0" w:color="auto"/>
        <w:left w:val="none" w:sz="0" w:space="0" w:color="auto"/>
        <w:bottom w:val="none" w:sz="0" w:space="0" w:color="auto"/>
        <w:right w:val="none" w:sz="0" w:space="0" w:color="auto"/>
      </w:divBdr>
    </w:div>
    <w:div w:id="2098939832">
      <w:bodyDiv w:val="1"/>
      <w:marLeft w:val="0"/>
      <w:marRight w:val="0"/>
      <w:marTop w:val="0"/>
      <w:marBottom w:val="0"/>
      <w:divBdr>
        <w:top w:val="none" w:sz="0" w:space="0" w:color="auto"/>
        <w:left w:val="none" w:sz="0" w:space="0" w:color="auto"/>
        <w:bottom w:val="none" w:sz="0" w:space="0" w:color="auto"/>
        <w:right w:val="none" w:sz="0" w:space="0" w:color="auto"/>
      </w:divBdr>
    </w:div>
    <w:div w:id="2100520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5.png"/><Relationship Id="rId18"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data.worldbank.org/indicator/SE.TER.ENRR" TargetMode="External"/><Relationship Id="rId23" Type="http://schemas.openxmlformats.org/officeDocument/2006/relationships/fontTable" Target="fontTable.xml"/><Relationship Id="rId10" Type="http://schemas.openxmlformats.org/officeDocument/2006/relationships/image" Target="media/image2.png"/><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9.png"/></Relationships>
</file>

<file path=word/_rels/footnotes.xml.rels><?xml version="1.0" encoding="UTF-8" standalone="yes"?>
<Relationships xmlns="http://schemas.openxmlformats.org/package/2006/relationships"><Relationship Id="rId3" Type="http://schemas.openxmlformats.org/officeDocument/2006/relationships/hyperlink" Target="http://www.oecd.org/education/education-at-a-glance/" TargetMode="External"/><Relationship Id="rId2" Type="http://schemas.openxmlformats.org/officeDocument/2006/relationships/hyperlink" Target="https://data.worldbank.org/" TargetMode="External"/><Relationship Id="rId1" Type="http://schemas.openxmlformats.org/officeDocument/2006/relationships/hyperlink" Target="https://www.surf.nl/en/homepage" TargetMode="External"/><Relationship Id="rId6" Type="http://schemas.openxmlformats.org/officeDocument/2006/relationships/hyperlink" Target="https://www.gesis.org/eurobarometer-data-service/home/" TargetMode="External"/><Relationship Id="rId5" Type="http://schemas.openxmlformats.org/officeDocument/2006/relationships/hyperlink" Target="https://datahelpdesk.worldbank.org/knowledgebase/articles/906519" TargetMode="External"/><Relationship Id="rId4" Type="http://schemas.openxmlformats.org/officeDocument/2006/relationships/hyperlink" Target="https://www.scimagojr.com/countryrank.php"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bodo\Desktop\shadow_libraries\bookzz_2016\basics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Libgen Mirror downloads 2014-15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numRef>
              <c:f>Sheet2!$A$2:$A$136</c:f>
              <c:numCache>
                <c:formatCode>m/d/yyyy</c:formatCode>
                <c:ptCount val="135"/>
                <c:pt idx="0">
                  <c:v>41909</c:v>
                </c:pt>
                <c:pt idx="1">
                  <c:v>41910</c:v>
                </c:pt>
                <c:pt idx="2">
                  <c:v>41911</c:v>
                </c:pt>
                <c:pt idx="3">
                  <c:v>41912</c:v>
                </c:pt>
                <c:pt idx="4">
                  <c:v>41913</c:v>
                </c:pt>
                <c:pt idx="5">
                  <c:v>41914</c:v>
                </c:pt>
                <c:pt idx="6">
                  <c:v>41915</c:v>
                </c:pt>
                <c:pt idx="7">
                  <c:v>41916</c:v>
                </c:pt>
                <c:pt idx="8">
                  <c:v>41917</c:v>
                </c:pt>
                <c:pt idx="9">
                  <c:v>41918</c:v>
                </c:pt>
                <c:pt idx="10">
                  <c:v>41919</c:v>
                </c:pt>
                <c:pt idx="11">
                  <c:v>41920</c:v>
                </c:pt>
                <c:pt idx="12">
                  <c:v>41921</c:v>
                </c:pt>
                <c:pt idx="13">
                  <c:v>41922</c:v>
                </c:pt>
                <c:pt idx="14">
                  <c:v>41923</c:v>
                </c:pt>
                <c:pt idx="15">
                  <c:v>41924</c:v>
                </c:pt>
                <c:pt idx="16">
                  <c:v>41925</c:v>
                </c:pt>
                <c:pt idx="17">
                  <c:v>41926</c:v>
                </c:pt>
                <c:pt idx="18">
                  <c:v>41927</c:v>
                </c:pt>
                <c:pt idx="19">
                  <c:v>41928</c:v>
                </c:pt>
                <c:pt idx="20">
                  <c:v>41929</c:v>
                </c:pt>
                <c:pt idx="21">
                  <c:v>41930</c:v>
                </c:pt>
                <c:pt idx="22">
                  <c:v>41931</c:v>
                </c:pt>
                <c:pt idx="23">
                  <c:v>41932</c:v>
                </c:pt>
                <c:pt idx="24">
                  <c:v>41933</c:v>
                </c:pt>
                <c:pt idx="25">
                  <c:v>41934</c:v>
                </c:pt>
                <c:pt idx="26">
                  <c:v>41935</c:v>
                </c:pt>
                <c:pt idx="27">
                  <c:v>41936</c:v>
                </c:pt>
                <c:pt idx="28">
                  <c:v>41937</c:v>
                </c:pt>
                <c:pt idx="29">
                  <c:v>41938</c:v>
                </c:pt>
                <c:pt idx="30">
                  <c:v>41939</c:v>
                </c:pt>
                <c:pt idx="31">
                  <c:v>41940</c:v>
                </c:pt>
                <c:pt idx="32">
                  <c:v>41941</c:v>
                </c:pt>
                <c:pt idx="33">
                  <c:v>41942</c:v>
                </c:pt>
                <c:pt idx="34">
                  <c:v>41943</c:v>
                </c:pt>
                <c:pt idx="35">
                  <c:v>41944</c:v>
                </c:pt>
                <c:pt idx="36">
                  <c:v>41945</c:v>
                </c:pt>
                <c:pt idx="37">
                  <c:v>41946</c:v>
                </c:pt>
                <c:pt idx="38">
                  <c:v>41947</c:v>
                </c:pt>
                <c:pt idx="39">
                  <c:v>41948</c:v>
                </c:pt>
                <c:pt idx="40">
                  <c:v>41949</c:v>
                </c:pt>
                <c:pt idx="41">
                  <c:v>41950</c:v>
                </c:pt>
                <c:pt idx="42">
                  <c:v>41951</c:v>
                </c:pt>
                <c:pt idx="43">
                  <c:v>41961</c:v>
                </c:pt>
                <c:pt idx="44">
                  <c:v>41962</c:v>
                </c:pt>
                <c:pt idx="45">
                  <c:v>41963</c:v>
                </c:pt>
                <c:pt idx="46">
                  <c:v>41964</c:v>
                </c:pt>
                <c:pt idx="47">
                  <c:v>41965</c:v>
                </c:pt>
                <c:pt idx="48">
                  <c:v>41966</c:v>
                </c:pt>
                <c:pt idx="49">
                  <c:v>41967</c:v>
                </c:pt>
                <c:pt idx="50">
                  <c:v>41968</c:v>
                </c:pt>
                <c:pt idx="51">
                  <c:v>41969</c:v>
                </c:pt>
                <c:pt idx="52">
                  <c:v>41970</c:v>
                </c:pt>
                <c:pt idx="53">
                  <c:v>41971</c:v>
                </c:pt>
                <c:pt idx="54">
                  <c:v>41972</c:v>
                </c:pt>
                <c:pt idx="55">
                  <c:v>41973</c:v>
                </c:pt>
                <c:pt idx="56">
                  <c:v>41974</c:v>
                </c:pt>
                <c:pt idx="57">
                  <c:v>41975</c:v>
                </c:pt>
                <c:pt idx="58">
                  <c:v>41976</c:v>
                </c:pt>
                <c:pt idx="59">
                  <c:v>41977</c:v>
                </c:pt>
                <c:pt idx="60">
                  <c:v>41978</c:v>
                </c:pt>
                <c:pt idx="61">
                  <c:v>41979</c:v>
                </c:pt>
                <c:pt idx="62">
                  <c:v>41980</c:v>
                </c:pt>
                <c:pt idx="63">
                  <c:v>41981</c:v>
                </c:pt>
                <c:pt idx="64">
                  <c:v>41982</c:v>
                </c:pt>
                <c:pt idx="65">
                  <c:v>41983</c:v>
                </c:pt>
                <c:pt idx="66">
                  <c:v>41984</c:v>
                </c:pt>
                <c:pt idx="67">
                  <c:v>41985</c:v>
                </c:pt>
                <c:pt idx="68">
                  <c:v>41986</c:v>
                </c:pt>
                <c:pt idx="69">
                  <c:v>41987</c:v>
                </c:pt>
                <c:pt idx="70">
                  <c:v>41988</c:v>
                </c:pt>
                <c:pt idx="71">
                  <c:v>41989</c:v>
                </c:pt>
                <c:pt idx="72">
                  <c:v>41990</c:v>
                </c:pt>
                <c:pt idx="73">
                  <c:v>41991</c:v>
                </c:pt>
                <c:pt idx="74">
                  <c:v>41992</c:v>
                </c:pt>
                <c:pt idx="75">
                  <c:v>41993</c:v>
                </c:pt>
                <c:pt idx="76">
                  <c:v>41994</c:v>
                </c:pt>
                <c:pt idx="77">
                  <c:v>41995</c:v>
                </c:pt>
                <c:pt idx="78">
                  <c:v>41996</c:v>
                </c:pt>
                <c:pt idx="79">
                  <c:v>41997</c:v>
                </c:pt>
                <c:pt idx="80">
                  <c:v>41998</c:v>
                </c:pt>
                <c:pt idx="81">
                  <c:v>41999</c:v>
                </c:pt>
                <c:pt idx="82">
                  <c:v>42000</c:v>
                </c:pt>
                <c:pt idx="83">
                  <c:v>42001</c:v>
                </c:pt>
                <c:pt idx="84">
                  <c:v>42002</c:v>
                </c:pt>
                <c:pt idx="85">
                  <c:v>42003</c:v>
                </c:pt>
                <c:pt idx="86">
                  <c:v>42004</c:v>
                </c:pt>
                <c:pt idx="87">
                  <c:v>42005</c:v>
                </c:pt>
                <c:pt idx="88">
                  <c:v>42006</c:v>
                </c:pt>
                <c:pt idx="89">
                  <c:v>42007</c:v>
                </c:pt>
                <c:pt idx="90">
                  <c:v>42008</c:v>
                </c:pt>
                <c:pt idx="91">
                  <c:v>42009</c:v>
                </c:pt>
                <c:pt idx="92">
                  <c:v>42010</c:v>
                </c:pt>
                <c:pt idx="93">
                  <c:v>42011</c:v>
                </c:pt>
                <c:pt idx="94">
                  <c:v>42024</c:v>
                </c:pt>
                <c:pt idx="95">
                  <c:v>42025</c:v>
                </c:pt>
                <c:pt idx="96">
                  <c:v>42026</c:v>
                </c:pt>
                <c:pt idx="97">
                  <c:v>42027</c:v>
                </c:pt>
                <c:pt idx="98">
                  <c:v>42028</c:v>
                </c:pt>
                <c:pt idx="99">
                  <c:v>42029</c:v>
                </c:pt>
                <c:pt idx="100">
                  <c:v>42030</c:v>
                </c:pt>
                <c:pt idx="101">
                  <c:v>42031</c:v>
                </c:pt>
                <c:pt idx="102">
                  <c:v>42032</c:v>
                </c:pt>
                <c:pt idx="103">
                  <c:v>42033</c:v>
                </c:pt>
                <c:pt idx="104">
                  <c:v>42034</c:v>
                </c:pt>
                <c:pt idx="105">
                  <c:v>42035</c:v>
                </c:pt>
                <c:pt idx="106">
                  <c:v>42036</c:v>
                </c:pt>
                <c:pt idx="107">
                  <c:v>42037</c:v>
                </c:pt>
                <c:pt idx="108">
                  <c:v>42038</c:v>
                </c:pt>
                <c:pt idx="109">
                  <c:v>42039</c:v>
                </c:pt>
                <c:pt idx="110">
                  <c:v>42040</c:v>
                </c:pt>
                <c:pt idx="111">
                  <c:v>42041</c:v>
                </c:pt>
                <c:pt idx="112">
                  <c:v>42042</c:v>
                </c:pt>
                <c:pt idx="113">
                  <c:v>42043</c:v>
                </c:pt>
                <c:pt idx="114">
                  <c:v>42044</c:v>
                </c:pt>
                <c:pt idx="115">
                  <c:v>42045</c:v>
                </c:pt>
                <c:pt idx="116">
                  <c:v>42046</c:v>
                </c:pt>
                <c:pt idx="117">
                  <c:v>42047</c:v>
                </c:pt>
                <c:pt idx="118">
                  <c:v>42048</c:v>
                </c:pt>
                <c:pt idx="119">
                  <c:v>42049</c:v>
                </c:pt>
                <c:pt idx="120">
                  <c:v>42050</c:v>
                </c:pt>
                <c:pt idx="121">
                  <c:v>42051</c:v>
                </c:pt>
                <c:pt idx="122">
                  <c:v>42052</c:v>
                </c:pt>
                <c:pt idx="123">
                  <c:v>42053</c:v>
                </c:pt>
                <c:pt idx="124">
                  <c:v>42054</c:v>
                </c:pt>
                <c:pt idx="125">
                  <c:v>42055</c:v>
                </c:pt>
                <c:pt idx="126">
                  <c:v>42056</c:v>
                </c:pt>
                <c:pt idx="127">
                  <c:v>42057</c:v>
                </c:pt>
                <c:pt idx="128">
                  <c:v>42058</c:v>
                </c:pt>
                <c:pt idx="129">
                  <c:v>42059</c:v>
                </c:pt>
                <c:pt idx="130">
                  <c:v>42060</c:v>
                </c:pt>
                <c:pt idx="131">
                  <c:v>42061</c:v>
                </c:pt>
                <c:pt idx="132">
                  <c:v>42062</c:v>
                </c:pt>
                <c:pt idx="133">
                  <c:v>42063</c:v>
                </c:pt>
                <c:pt idx="134">
                  <c:v>42064</c:v>
                </c:pt>
              </c:numCache>
            </c:numRef>
          </c:cat>
          <c:val>
            <c:numRef>
              <c:f>Sheet2!$B$2:$B$136</c:f>
              <c:numCache>
                <c:formatCode>General</c:formatCode>
                <c:ptCount val="135"/>
                <c:pt idx="0">
                  <c:v>153307</c:v>
                </c:pt>
                <c:pt idx="1">
                  <c:v>130488</c:v>
                </c:pt>
                <c:pt idx="2">
                  <c:v>247448</c:v>
                </c:pt>
                <c:pt idx="3">
                  <c:v>210460</c:v>
                </c:pt>
                <c:pt idx="4">
                  <c:v>261143</c:v>
                </c:pt>
                <c:pt idx="5">
                  <c:v>178112</c:v>
                </c:pt>
                <c:pt idx="6">
                  <c:v>169737</c:v>
                </c:pt>
                <c:pt idx="7">
                  <c:v>147535</c:v>
                </c:pt>
                <c:pt idx="8">
                  <c:v>165311</c:v>
                </c:pt>
                <c:pt idx="9">
                  <c:v>182274</c:v>
                </c:pt>
                <c:pt idx="10">
                  <c:v>177532</c:v>
                </c:pt>
                <c:pt idx="11">
                  <c:v>166830</c:v>
                </c:pt>
                <c:pt idx="12">
                  <c:v>180338</c:v>
                </c:pt>
                <c:pt idx="13">
                  <c:v>170826</c:v>
                </c:pt>
                <c:pt idx="14">
                  <c:v>139237</c:v>
                </c:pt>
                <c:pt idx="15">
                  <c:v>44093</c:v>
                </c:pt>
                <c:pt idx="16">
                  <c:v>56868</c:v>
                </c:pt>
                <c:pt idx="17">
                  <c:v>202693</c:v>
                </c:pt>
                <c:pt idx="18">
                  <c:v>193648</c:v>
                </c:pt>
                <c:pt idx="19">
                  <c:v>187439</c:v>
                </c:pt>
                <c:pt idx="20">
                  <c:v>176807</c:v>
                </c:pt>
                <c:pt idx="21">
                  <c:v>162862</c:v>
                </c:pt>
                <c:pt idx="22">
                  <c:v>174526</c:v>
                </c:pt>
                <c:pt idx="23">
                  <c:v>179601</c:v>
                </c:pt>
                <c:pt idx="24">
                  <c:v>173744</c:v>
                </c:pt>
                <c:pt idx="25">
                  <c:v>158107</c:v>
                </c:pt>
                <c:pt idx="26">
                  <c:v>149368</c:v>
                </c:pt>
                <c:pt idx="27">
                  <c:v>140101</c:v>
                </c:pt>
                <c:pt idx="28">
                  <c:v>127758</c:v>
                </c:pt>
                <c:pt idx="29">
                  <c:v>130897</c:v>
                </c:pt>
                <c:pt idx="30">
                  <c:v>137545</c:v>
                </c:pt>
                <c:pt idx="31">
                  <c:v>140145</c:v>
                </c:pt>
                <c:pt idx="32">
                  <c:v>141171</c:v>
                </c:pt>
                <c:pt idx="33">
                  <c:v>136469</c:v>
                </c:pt>
                <c:pt idx="34">
                  <c:v>127675</c:v>
                </c:pt>
                <c:pt idx="35">
                  <c:v>128938</c:v>
                </c:pt>
                <c:pt idx="36">
                  <c:v>126767</c:v>
                </c:pt>
                <c:pt idx="37">
                  <c:v>130084</c:v>
                </c:pt>
                <c:pt idx="38">
                  <c:v>137723</c:v>
                </c:pt>
                <c:pt idx="39">
                  <c:v>146362</c:v>
                </c:pt>
                <c:pt idx="40">
                  <c:v>143267</c:v>
                </c:pt>
                <c:pt idx="41">
                  <c:v>136147</c:v>
                </c:pt>
                <c:pt idx="42">
                  <c:v>102739</c:v>
                </c:pt>
                <c:pt idx="43">
                  <c:v>146108</c:v>
                </c:pt>
                <c:pt idx="44">
                  <c:v>144762</c:v>
                </c:pt>
                <c:pt idx="45">
                  <c:v>138249</c:v>
                </c:pt>
                <c:pt idx="46">
                  <c:v>136497</c:v>
                </c:pt>
                <c:pt idx="47">
                  <c:v>129710</c:v>
                </c:pt>
                <c:pt idx="48">
                  <c:v>127838</c:v>
                </c:pt>
                <c:pt idx="49">
                  <c:v>144721</c:v>
                </c:pt>
                <c:pt idx="50">
                  <c:v>140831</c:v>
                </c:pt>
                <c:pt idx="51">
                  <c:v>138719</c:v>
                </c:pt>
                <c:pt idx="52">
                  <c:v>132823</c:v>
                </c:pt>
                <c:pt idx="53">
                  <c:v>128474</c:v>
                </c:pt>
                <c:pt idx="54">
                  <c:v>120092</c:v>
                </c:pt>
                <c:pt idx="55">
                  <c:v>123514</c:v>
                </c:pt>
                <c:pt idx="56">
                  <c:v>138095</c:v>
                </c:pt>
                <c:pt idx="57">
                  <c:v>144895</c:v>
                </c:pt>
                <c:pt idx="58">
                  <c:v>172308</c:v>
                </c:pt>
                <c:pt idx="59">
                  <c:v>135926</c:v>
                </c:pt>
                <c:pt idx="60">
                  <c:v>129035</c:v>
                </c:pt>
                <c:pt idx="61">
                  <c:v>121313</c:v>
                </c:pt>
                <c:pt idx="62">
                  <c:v>122714</c:v>
                </c:pt>
                <c:pt idx="63">
                  <c:v>136042</c:v>
                </c:pt>
                <c:pt idx="64">
                  <c:v>134451</c:v>
                </c:pt>
                <c:pt idx="65">
                  <c:v>132026</c:v>
                </c:pt>
                <c:pt idx="66">
                  <c:v>126951</c:v>
                </c:pt>
                <c:pt idx="67">
                  <c:v>123918</c:v>
                </c:pt>
                <c:pt idx="68">
                  <c:v>117794</c:v>
                </c:pt>
                <c:pt idx="69">
                  <c:v>119145</c:v>
                </c:pt>
                <c:pt idx="70">
                  <c:v>131285</c:v>
                </c:pt>
                <c:pt idx="71">
                  <c:v>129181</c:v>
                </c:pt>
                <c:pt idx="72">
                  <c:v>127852</c:v>
                </c:pt>
                <c:pt idx="73">
                  <c:v>122499</c:v>
                </c:pt>
                <c:pt idx="74">
                  <c:v>118430</c:v>
                </c:pt>
                <c:pt idx="75">
                  <c:v>110390</c:v>
                </c:pt>
                <c:pt idx="76">
                  <c:v>117027</c:v>
                </c:pt>
                <c:pt idx="77">
                  <c:v>133361</c:v>
                </c:pt>
                <c:pt idx="78">
                  <c:v>131703</c:v>
                </c:pt>
                <c:pt idx="79">
                  <c:v>117115</c:v>
                </c:pt>
                <c:pt idx="80">
                  <c:v>102108</c:v>
                </c:pt>
                <c:pt idx="81">
                  <c:v>112941</c:v>
                </c:pt>
                <c:pt idx="82">
                  <c:v>110168</c:v>
                </c:pt>
                <c:pt idx="83">
                  <c:v>112899</c:v>
                </c:pt>
                <c:pt idx="84">
                  <c:v>122709</c:v>
                </c:pt>
                <c:pt idx="85">
                  <c:v>122978</c:v>
                </c:pt>
                <c:pt idx="86">
                  <c:v>104998</c:v>
                </c:pt>
                <c:pt idx="87">
                  <c:v>97685</c:v>
                </c:pt>
                <c:pt idx="88">
                  <c:v>118179</c:v>
                </c:pt>
                <c:pt idx="89">
                  <c:v>118789</c:v>
                </c:pt>
                <c:pt idx="90">
                  <c:v>132896</c:v>
                </c:pt>
                <c:pt idx="91">
                  <c:v>144768</c:v>
                </c:pt>
                <c:pt idx="92">
                  <c:v>134730</c:v>
                </c:pt>
                <c:pt idx="93">
                  <c:v>54523</c:v>
                </c:pt>
                <c:pt idx="94">
                  <c:v>141826</c:v>
                </c:pt>
                <c:pt idx="95">
                  <c:v>136764</c:v>
                </c:pt>
                <c:pt idx="96">
                  <c:v>136986</c:v>
                </c:pt>
                <c:pt idx="97">
                  <c:v>127175</c:v>
                </c:pt>
                <c:pt idx="98">
                  <c:v>114896</c:v>
                </c:pt>
                <c:pt idx="99">
                  <c:v>114871</c:v>
                </c:pt>
                <c:pt idx="100">
                  <c:v>140670</c:v>
                </c:pt>
                <c:pt idx="101">
                  <c:v>143978</c:v>
                </c:pt>
                <c:pt idx="102">
                  <c:v>136859</c:v>
                </c:pt>
                <c:pt idx="103">
                  <c:v>133565</c:v>
                </c:pt>
                <c:pt idx="104">
                  <c:v>128948</c:v>
                </c:pt>
                <c:pt idx="105">
                  <c:v>118448</c:v>
                </c:pt>
                <c:pt idx="106">
                  <c:v>117873</c:v>
                </c:pt>
                <c:pt idx="107">
                  <c:v>133226</c:v>
                </c:pt>
                <c:pt idx="108">
                  <c:v>137790</c:v>
                </c:pt>
                <c:pt idx="109">
                  <c:v>135567</c:v>
                </c:pt>
                <c:pt idx="110">
                  <c:v>145851</c:v>
                </c:pt>
                <c:pt idx="111">
                  <c:v>138633</c:v>
                </c:pt>
                <c:pt idx="112">
                  <c:v>124044</c:v>
                </c:pt>
                <c:pt idx="113">
                  <c:v>123941</c:v>
                </c:pt>
                <c:pt idx="114">
                  <c:v>136052</c:v>
                </c:pt>
                <c:pt idx="115">
                  <c:v>139485</c:v>
                </c:pt>
                <c:pt idx="116">
                  <c:v>138532</c:v>
                </c:pt>
                <c:pt idx="117">
                  <c:v>130564</c:v>
                </c:pt>
                <c:pt idx="118">
                  <c:v>130458</c:v>
                </c:pt>
                <c:pt idx="119">
                  <c:v>118435</c:v>
                </c:pt>
                <c:pt idx="120">
                  <c:v>117186</c:v>
                </c:pt>
                <c:pt idx="121">
                  <c:v>133135</c:v>
                </c:pt>
                <c:pt idx="122">
                  <c:v>138204</c:v>
                </c:pt>
                <c:pt idx="123">
                  <c:v>127237</c:v>
                </c:pt>
                <c:pt idx="124">
                  <c:v>125815</c:v>
                </c:pt>
                <c:pt idx="125">
                  <c:v>128022</c:v>
                </c:pt>
                <c:pt idx="126">
                  <c:v>116452</c:v>
                </c:pt>
                <c:pt idx="127">
                  <c:v>118211</c:v>
                </c:pt>
                <c:pt idx="128">
                  <c:v>133171</c:v>
                </c:pt>
                <c:pt idx="129">
                  <c:v>135663</c:v>
                </c:pt>
                <c:pt idx="130">
                  <c:v>134242</c:v>
                </c:pt>
                <c:pt idx="131">
                  <c:v>129821</c:v>
                </c:pt>
                <c:pt idx="132">
                  <c:v>121670</c:v>
                </c:pt>
                <c:pt idx="133">
                  <c:v>113692</c:v>
                </c:pt>
                <c:pt idx="134">
                  <c:v>52934</c:v>
                </c:pt>
              </c:numCache>
            </c:numRef>
          </c:val>
          <c:extLst>
            <c:ext xmlns:c16="http://schemas.microsoft.com/office/drawing/2014/chart" uri="{C3380CC4-5D6E-409C-BE32-E72D297353CC}">
              <c16:uniqueId val="{00000000-3060-4AE5-837F-648B55ABC709}"/>
            </c:ext>
          </c:extLst>
        </c:ser>
        <c:dLbls>
          <c:showLegendKey val="0"/>
          <c:showVal val="0"/>
          <c:showCatName val="0"/>
          <c:showSerName val="0"/>
          <c:showPercent val="0"/>
          <c:showBubbleSize val="0"/>
        </c:dLbls>
        <c:gapWidth val="219"/>
        <c:overlap val="-27"/>
        <c:axId val="78528255"/>
        <c:axId val="78532831"/>
      </c:barChart>
      <c:dateAx>
        <c:axId val="78528255"/>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532831"/>
        <c:crosses val="autoZero"/>
        <c:auto val="1"/>
        <c:lblOffset val="100"/>
        <c:baseTimeUnit val="days"/>
      </c:dateAx>
      <c:valAx>
        <c:axId val="78532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52825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C0C62A-9602-4A9F-8576-E9F5DCFFC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24</Pages>
  <Words>17506</Words>
  <Characters>99789</Characters>
  <Application>Microsoft Office Word</Application>
  <DocSecurity>0</DocSecurity>
  <Lines>831</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bodo</dc:creator>
  <cp:keywords/>
  <dc:description/>
  <cp:lastModifiedBy>Daniel Antal</cp:lastModifiedBy>
  <cp:revision>13</cp:revision>
  <dcterms:created xsi:type="dcterms:W3CDTF">2020-05-14T12:30:00Z</dcterms:created>
  <dcterms:modified xsi:type="dcterms:W3CDTF">2020-05-17T08:53:00Z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id="pmbQ2sjG"/&gt;&lt;style id="http://www.zotero.org/styles/chicago-author-date" locale="en-US" hasBibliography="1" bibliographyStyleHasBeenSet="1"/&gt;&lt;prefs&gt;&lt;pref name="fieldType" value="Field"/&gt;&lt;/prefs&gt;&lt;/</vt:lpwstr>
  </property>
  <property fmtid="{D5CDD505-2E9C-101B-9397-08002B2CF9AE}" pid="3" name="ZOTERO_PREF_2">
    <vt:lpwstr>data&gt;</vt:lpwstr>
  </property>
</Properties>
</file>