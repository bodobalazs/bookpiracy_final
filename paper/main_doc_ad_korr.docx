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77777777" w:rsidR="0094336B" w:rsidRDefault="0094336B" w:rsidP="00E433F7">
      <w:pPr>
        <w:jc w:val="both"/>
        <w:rPr>
          <w:b/>
          <w:bCs/>
        </w:rPr>
      </w:pPr>
      <w:r w:rsidRPr="0094336B">
        <w:rPr>
          <w:b/>
          <w:bCs/>
        </w:rPr>
        <w:t xml:space="preserve">With A Little Help </w:t>
      </w:r>
      <w:proofErr w:type="gramStart"/>
      <w:r w:rsidRPr="0094336B">
        <w:rPr>
          <w:b/>
          <w:bCs/>
        </w:rPr>
        <w:t>From</w:t>
      </w:r>
      <w:proofErr w:type="gramEnd"/>
      <w:r w:rsidRPr="0094336B">
        <w:rPr>
          <w:b/>
          <w:bCs/>
        </w:rPr>
        <w:t xml:space="preserve"> My Friend</w:t>
      </w:r>
      <w:r>
        <w:rPr>
          <w:b/>
          <w:bCs/>
        </w:rPr>
        <w:t xml:space="preserve">s – an empirical study on the role of shadow libraries in </w:t>
      </w:r>
      <w:r w:rsidR="00F7734F">
        <w:rPr>
          <w:b/>
          <w:bCs/>
        </w:rPr>
        <w:t>closing the knowledge access gap due to wealth inequalities in Europe</w:t>
      </w:r>
    </w:p>
    <w:p w14:paraId="2FD7153A" w14:textId="147F39A4" w:rsidR="00F7734F" w:rsidRDefault="0047090F" w:rsidP="00E433F7">
      <w:pPr>
        <w:jc w:val="both"/>
        <w:rPr>
          <w:b/>
          <w:bCs/>
        </w:rPr>
      </w:pPr>
      <w:r>
        <w:rPr>
          <w:b/>
          <w:bCs/>
        </w:rPr>
        <w:t xml:space="preserve">Balazs Bodo (University of Amsterdam), Daniel Antal </w:t>
      </w:r>
      <w:r w:rsidR="00F73834">
        <w:rPr>
          <w:b/>
          <w:bCs/>
        </w:rPr>
        <w:t>(</w:t>
      </w:r>
      <w:r w:rsidR="00F73834" w:rsidRPr="00F73834">
        <w:rPr>
          <w:b/>
          <w:bCs/>
        </w:rPr>
        <w:t>CEEMID</w:t>
      </w:r>
      <w:r w:rsidR="00F73834">
        <w:rPr>
          <w:b/>
          <w:bCs/>
        </w:rPr>
        <w:t xml:space="preserve">), Zoltan </w:t>
      </w:r>
      <w:proofErr w:type="spellStart"/>
      <w:r w:rsidR="00F73834">
        <w:rPr>
          <w:b/>
          <w:bCs/>
        </w:rPr>
        <w:t>Puha</w:t>
      </w:r>
      <w:proofErr w:type="spellEnd"/>
      <w:r w:rsidR="00F73834">
        <w:rPr>
          <w:b/>
          <w:bCs/>
        </w:rPr>
        <w:t xml:space="preserve"> (Tilburg University)</w:t>
      </w:r>
      <w:r w:rsidR="00E51E85">
        <w:rPr>
          <w:rStyle w:val="FootnoteReference"/>
          <w:b/>
          <w:bCs/>
        </w:rPr>
        <w:footnoteReference w:id="1"/>
      </w:r>
    </w:p>
    <w:p w14:paraId="27385201" w14:textId="77777777" w:rsidR="00E51E85" w:rsidRDefault="00E51E85" w:rsidP="00E433F7">
      <w:pPr>
        <w:jc w:val="both"/>
        <w:rPr>
          <w:bCs/>
        </w:rPr>
      </w:pPr>
    </w:p>
    <w:p w14:paraId="261C66A4" w14:textId="77777777" w:rsidR="00EE46DB" w:rsidRPr="00EE46DB" w:rsidRDefault="00B442E3" w:rsidP="00E433F7">
      <w:pPr>
        <w:jc w:val="both"/>
        <w:rPr>
          <w:b/>
          <w:bCs/>
        </w:rPr>
      </w:pPr>
      <w:r>
        <w:rPr>
          <w:b/>
          <w:bCs/>
        </w:rPr>
        <w:t>Abstract</w:t>
      </w:r>
    </w:p>
    <w:p w14:paraId="2A9A7A72" w14:textId="7E4D83F1" w:rsidR="00EE46DB" w:rsidRPr="00EE46DB"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In the middle of 2018, this shadow library </w:t>
      </w:r>
      <w:r>
        <w:rPr>
          <w:bCs/>
        </w:rPr>
        <w:fldChar w:fldCharType="begin"/>
      </w:r>
      <w:r w:rsidR="0050605B">
        <w:rPr>
          <w:bCs/>
        </w:rPr>
        <w:instrText xml:space="preserve"> ADDIN ZOTERO_ITEM CSL_CITATION {"citationID":"iIZE1FT9","properties":{"formattedCitation":"(Joe Karaganis 2018)","plainCitation":"(Joe Karaganis 2018)","noteIndex":0},"citationItems":[{"id":2698,"uris":["http://zotero.org/users/5580658/items/EPEUF2K5"],"uri":["http://zotero.org/users/5580658/items/EPEUF2K5"],"itemData":{"id":2698,"type":"book","event-place":"Cambridge, MA","note":"Citation Key: Karaganis2018","publisher":"MIT Press","publisher-place":"Cambridge, MA","title":"Shadow Libraries - Access to Knowledge in Global Higher Education","editor":[{"family":"Karaganis","given":"Joe"}],"issued":{"date-parts":[["2018"]]}}}],"schema":"https://github.com/citation-style-language/schema/raw/master/csl-citation.json"} </w:instrText>
      </w:r>
      <w:r>
        <w:rPr>
          <w:bCs/>
        </w:rPr>
        <w:fldChar w:fldCharType="separate"/>
      </w:r>
      <w:r w:rsidR="0050605B" w:rsidRPr="0050605B">
        <w:rPr>
          <w:rFonts w:ascii="Calibri" w:hAnsi="Calibri"/>
        </w:rPr>
        <w:t>(Joe Karaganis 2018)</w:t>
      </w:r>
      <w:r>
        <w:rPr>
          <w:bCs/>
        </w:rPr>
        <w:fldChar w:fldCharType="end"/>
      </w:r>
      <w:r>
        <w:rPr>
          <w:bCs/>
        </w:rPr>
        <w:t xml:space="preserve"> </w:t>
      </w:r>
      <w:r w:rsidRPr="00EE46DB">
        <w:rPr>
          <w:bCs/>
        </w:rPr>
        <w:t xml:space="preserve">is hosting and making available without </w:t>
      </w:r>
      <w:r>
        <w:rPr>
          <w:bCs/>
        </w:rPr>
        <w:t xml:space="preserve">the </w:t>
      </w:r>
      <w:r w:rsidRPr="00EE46DB">
        <w:rPr>
          <w:bCs/>
        </w:rPr>
        <w:t xml:space="preserve">authorization </w:t>
      </w:r>
      <w:r>
        <w:rPr>
          <w:bCs/>
        </w:rPr>
        <w:t>of copy</w:t>
      </w:r>
      <w:r w:rsidRPr="00EE46DB">
        <w:rPr>
          <w:bCs/>
        </w:rPr>
        <w:t>right holder</w:t>
      </w:r>
      <w:r>
        <w:rPr>
          <w:bCs/>
        </w:rPr>
        <w:t>s</w:t>
      </w:r>
      <w:r w:rsidRPr="00EE46DB">
        <w:rPr>
          <w:bCs/>
        </w:rPr>
        <w:t xml:space="preserve"> more than 2 million scholarly publications, monographs, textbooks, as well many works of fiction. It also provides a back-up archive of scientific papers illegally accessed via the Sci-Hub service. Using new, extensive, first hand direct observation data on its usage, this paper follows up on earlier studies </w:t>
      </w:r>
      <w:r w:rsidR="00C26A38">
        <w:rPr>
          <w:bCs/>
        </w:rPr>
        <w:fldChar w:fldCharType="begin"/>
      </w:r>
      <w:r w:rsidR="0050605B">
        <w:rPr>
          <w:bCs/>
        </w:rPr>
        <w:instrText xml:space="preserve"> ADDIN ZOTERO_ITEM CSL_CITATION {"citationID":"qFZgEcVI","properties":{"formattedCitation":"(Bod\\uc0\\u243{} 2018a; Cabanac 2015)","plainCitation":"(Bodó 2018a; Cabanac 2015)","noteIndex":0},"citationItems":[{"id":2156,"uris":["http://zotero.org/users/5580658/items/DRR2ICBC"],"uri":["http://zotero.org/users/5580658/items/DRR2ICBC"],"itemData":{"id":2156,"type":"chapter","container-title":"Shadow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crowdsourcing","author":[{"family":"Cabanac","given":"Guillaume"}],"issued":{"date-parts":[["2015"]]}}}],"schema":"https://github.com/citation-style-language/schema/raw/master/csl-citation.json"} </w:instrText>
      </w:r>
      <w:r w:rsidR="00C26A38">
        <w:rPr>
          <w:bCs/>
        </w:rPr>
        <w:fldChar w:fldCharType="separate"/>
      </w:r>
      <w:r w:rsidR="00C26A38" w:rsidRPr="00C26A38">
        <w:rPr>
          <w:rFonts w:ascii="Calibri" w:hAnsi="Calibri" w:cs="Calibri"/>
          <w:szCs w:val="24"/>
        </w:rPr>
        <w:t>(Bodó 2018a; Cabanac 2015)</w:t>
      </w:r>
      <w:r w:rsidR="00C26A38">
        <w:rPr>
          <w:bCs/>
        </w:rPr>
        <w:fldChar w:fldCharType="end"/>
      </w:r>
      <w:r w:rsidRPr="00EE46DB">
        <w:rPr>
          <w:bCs/>
        </w:rPr>
        <w:t xml:space="preserve"> on the role this shadow library plays in the global scholarly publication ecosystem.</w:t>
      </w:r>
    </w:p>
    <w:p w14:paraId="03582B3A" w14:textId="76CC4785" w:rsidR="00EE46DB" w:rsidRPr="00EE46DB" w:rsidRDefault="00EE46DB" w:rsidP="00E433F7">
      <w:pPr>
        <w:jc w:val="both"/>
        <w:rPr>
          <w:bCs/>
        </w:rPr>
      </w:pPr>
      <w:r w:rsidRPr="00EE46DB">
        <w:rPr>
          <w:bCs/>
        </w:rPr>
        <w:t xml:space="preserve">The paper analyzes a set of weblogs of one of the Library Genesis mirrors, provided to us by one of the administrators of the service. The weblogs contain records of individual book downloads from the period between September 2014 and March 2015. We use the date, the book identifier, and the geo-coordinates of the downloader included in the dataset to reconstruct the global </w:t>
      </w:r>
      <w:r w:rsidR="00620C1A" w:rsidRPr="00EE46DB">
        <w:rPr>
          <w:bCs/>
        </w:rPr>
        <w:t>black-market</w:t>
      </w:r>
      <w:r w:rsidRPr="00EE46DB">
        <w:rPr>
          <w:bCs/>
        </w:rPr>
        <w:t xml:space="preserve"> demand for scholarly literature. We then proceed to build a model to explain this traffic with </w:t>
      </w:r>
      <w:r w:rsidR="00026055">
        <w:rPr>
          <w:bCs/>
        </w:rPr>
        <w:t xml:space="preserve">various macroeconomic indicators on the global stage, and with </w:t>
      </w:r>
      <w:r w:rsidRPr="00EE46DB">
        <w:rPr>
          <w:bCs/>
        </w:rPr>
        <w:t>economic, educational, R&amp;D, and other cultural consumption indicators</w:t>
      </w:r>
      <w:r w:rsidR="00C26A38">
        <w:rPr>
          <w:bCs/>
        </w:rPr>
        <w:t xml:space="preserve"> </w:t>
      </w:r>
      <w:r w:rsidR="00B442E3">
        <w:rPr>
          <w:bCs/>
        </w:rPr>
        <w:t xml:space="preserve">on NUTS-2 level in the </w:t>
      </w:r>
      <w:r w:rsidR="00C26A38">
        <w:rPr>
          <w:bCs/>
        </w:rPr>
        <w:t>European Union</w:t>
      </w:r>
      <w:r w:rsidRPr="00EE46DB">
        <w:rPr>
          <w:bCs/>
        </w:rPr>
        <w:t>.</w:t>
      </w:r>
    </w:p>
    <w:p w14:paraId="687F124E" w14:textId="77777777" w:rsidR="00B442E3" w:rsidRDefault="00B442E3" w:rsidP="00E433F7">
      <w:pPr>
        <w:jc w:val="both"/>
        <w:rPr>
          <w:b/>
          <w:bCs/>
        </w:rPr>
      </w:pPr>
      <w:bookmarkStart w:id="0" w:name="literature-review"/>
    </w:p>
    <w:p w14:paraId="6DEE2A0D" w14:textId="2068B9F6" w:rsidR="00B442E3" w:rsidRDefault="00B442E3" w:rsidP="00026055">
      <w:pPr>
        <w:pStyle w:val="Heading1"/>
        <w:numPr>
          <w:ilvl w:val="0"/>
          <w:numId w:val="3"/>
        </w:numPr>
      </w:pPr>
      <w:r>
        <w:t>Introduction</w:t>
      </w:r>
    </w:p>
    <w:p w14:paraId="0863847B" w14:textId="77777777" w:rsidR="00026055" w:rsidRPr="00026055" w:rsidRDefault="00026055" w:rsidP="00026055"/>
    <w:p w14:paraId="64D02E41" w14:textId="06063BCE" w:rsidR="00B442E3" w:rsidRDefault="00F1276D" w:rsidP="00E433F7">
      <w:pPr>
        <w:jc w:val="both"/>
        <w:rPr>
          <w:bCs/>
        </w:rPr>
      </w:pPr>
      <w:r>
        <w:rPr>
          <w:bCs/>
        </w:rPr>
        <w:t>Library Gen</w:t>
      </w:r>
      <w:r w:rsidRPr="00F1276D">
        <w:rPr>
          <w:bCs/>
        </w:rPr>
        <w:t xml:space="preserve">esis </w:t>
      </w:r>
      <w:r w:rsidR="00CB0558">
        <w:rPr>
          <w:bCs/>
        </w:rPr>
        <w:t xml:space="preserve">(LG or LibGen) </w:t>
      </w:r>
      <w:r>
        <w:rPr>
          <w:bCs/>
        </w:rPr>
        <w:t xml:space="preserve">is a copyright infringing online collection of scholarly works. </w:t>
      </w:r>
      <w:r w:rsidR="00CB0558">
        <w:rPr>
          <w:bCs/>
        </w:rPr>
        <w:t>It co</w:t>
      </w:r>
      <w:r w:rsidR="00BB281F">
        <w:rPr>
          <w:bCs/>
        </w:rPr>
        <w:t>n</w:t>
      </w:r>
      <w:r w:rsidR="00CB0558">
        <w:rPr>
          <w:bCs/>
        </w:rPr>
        <w:t>sists of an onl</w:t>
      </w:r>
      <w:r w:rsidR="00BB281F">
        <w:rPr>
          <w:bCs/>
        </w:rPr>
        <w:t>i</w:t>
      </w:r>
      <w:r w:rsidR="00CB0558">
        <w:rPr>
          <w:bCs/>
        </w:rPr>
        <w:t xml:space="preserve">ne catalogue </w:t>
      </w:r>
      <w:r w:rsidR="00936D15">
        <w:rPr>
          <w:bCs/>
        </w:rPr>
        <w:t>of an ever</w:t>
      </w:r>
      <w:r w:rsidR="00BC09B3">
        <w:rPr>
          <w:bCs/>
        </w:rPr>
        <w:t>-</w:t>
      </w:r>
      <w:r w:rsidR="00936D15">
        <w:rPr>
          <w:bCs/>
        </w:rPr>
        <w:t>growing list of works</w:t>
      </w:r>
      <w:r w:rsidR="00936D15">
        <w:rPr>
          <w:rStyle w:val="FootnoteReference"/>
          <w:bCs/>
        </w:rPr>
        <w:footnoteReference w:id="2"/>
      </w:r>
      <w:r w:rsidR="00EE4574">
        <w:rPr>
          <w:bCs/>
        </w:rPr>
        <w:t>,</w:t>
      </w:r>
      <w:r w:rsidR="00936D15">
        <w:rPr>
          <w:bCs/>
        </w:rPr>
        <w:t xml:space="preserve"> </w:t>
      </w:r>
      <w:r w:rsidR="00EE4574">
        <w:rPr>
          <w:bCs/>
        </w:rPr>
        <w:t xml:space="preserve">accessible through a simple web interface. The catalogues itself </w:t>
      </w:r>
      <w:r w:rsidR="00CB0558">
        <w:rPr>
          <w:bCs/>
        </w:rPr>
        <w:t xml:space="preserve">contains bibliographic metadata </w:t>
      </w:r>
      <w:r w:rsidR="00936D15">
        <w:rPr>
          <w:bCs/>
        </w:rPr>
        <w:t>as well as various file identifiers</w:t>
      </w:r>
      <w:r w:rsidR="00936D15">
        <w:rPr>
          <w:rStyle w:val="FootnoteReference"/>
          <w:bCs/>
        </w:rPr>
        <w:footnoteReference w:id="3"/>
      </w:r>
      <w:r w:rsidR="00936D15">
        <w:rPr>
          <w:bCs/>
        </w:rPr>
        <w:t xml:space="preserve"> which allow users to search and download the digital </w:t>
      </w:r>
      <w:r w:rsidR="00AF1587">
        <w:rPr>
          <w:bCs/>
        </w:rPr>
        <w:t xml:space="preserve">versions </w:t>
      </w:r>
      <w:r w:rsidR="00EE4574">
        <w:rPr>
          <w:bCs/>
        </w:rPr>
        <w:t xml:space="preserve">of books </w:t>
      </w:r>
      <w:r w:rsidR="00AF1587">
        <w:rPr>
          <w:bCs/>
        </w:rPr>
        <w:t>from various third</w:t>
      </w:r>
      <w:r w:rsidR="00BC09B3">
        <w:rPr>
          <w:bCs/>
        </w:rPr>
        <w:t>-</w:t>
      </w:r>
      <w:r w:rsidR="00AF1587">
        <w:rPr>
          <w:bCs/>
        </w:rPr>
        <w:t>par</w:t>
      </w:r>
      <w:r w:rsidR="00936D15">
        <w:rPr>
          <w:bCs/>
        </w:rPr>
        <w:t>ty services, including centralized services, and decentralized p2p networks.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774E6D91" w:rsidR="004E0618" w:rsidRDefault="004E0618" w:rsidP="00E433F7">
      <w:pPr>
        <w:jc w:val="both"/>
        <w:rPr>
          <w:bCs/>
        </w:rPr>
      </w:pPr>
      <w:r>
        <w:rPr>
          <w:bCs/>
        </w:rPr>
        <w:t xml:space="preserve">LibGen contains </w:t>
      </w:r>
      <w:r w:rsidR="0045090B">
        <w:rPr>
          <w:bCs/>
        </w:rPr>
        <w:t xml:space="preserve">several collections. Its main focus is </w:t>
      </w:r>
      <w:r>
        <w:rPr>
          <w:bCs/>
        </w:rPr>
        <w:t xml:space="preserve">scholarly works: scientific monographs, edited volumes, textbooks, </w:t>
      </w:r>
      <w:r w:rsidR="0045090B">
        <w:rPr>
          <w:bCs/>
        </w:rPr>
        <w:t xml:space="preserve">handbooks. It also serves as a repository for scientific articles downloaded by the users of </w:t>
      </w:r>
      <w:r w:rsidR="004F5462">
        <w:rPr>
          <w:bCs/>
        </w:rPr>
        <w:t>SciH</w:t>
      </w:r>
      <w:r w:rsidR="0045090B">
        <w:rPr>
          <w:bCs/>
        </w:rPr>
        <w:t xml:space="preserve">ub, another copyright infringing shadow library, focusing solely on journal articles </w:t>
      </w:r>
      <w:r w:rsidR="0045090B">
        <w:rPr>
          <w:bCs/>
        </w:rPr>
        <w:fldChar w:fldCharType="begin"/>
      </w:r>
      <w:r w:rsidR="0050605B">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45090B" w:rsidRPr="0045090B">
        <w:rPr>
          <w:rFonts w:ascii="Calibri" w:hAnsi="Calibri" w:cs="Calibri"/>
        </w:rPr>
        <w:t>(Bohannon 2016)</w:t>
      </w:r>
      <w:r w:rsidR="0045090B">
        <w:rPr>
          <w:bCs/>
        </w:rPr>
        <w:fldChar w:fldCharType="end"/>
      </w:r>
      <w:r w:rsidR="0045090B">
        <w:rPr>
          <w:bCs/>
        </w:rPr>
        <w:t xml:space="preserve">.  </w:t>
      </w:r>
      <w:r w:rsidR="00563507">
        <w:rPr>
          <w:bCs/>
        </w:rPr>
        <w:t>It also offers a separate catalogue of literary works and comics.</w:t>
      </w:r>
    </w:p>
    <w:p w14:paraId="20C84C5A" w14:textId="0E1EAC37" w:rsidR="00B442E3" w:rsidRDefault="00563507" w:rsidP="00E433F7">
      <w:pPr>
        <w:jc w:val="both"/>
        <w:rPr>
          <w:bCs/>
        </w:rPr>
      </w:pPr>
      <w:r>
        <w:rPr>
          <w:bCs/>
        </w:rPr>
        <w:lastRenderedPageBreak/>
        <w:t xml:space="preserve">The legal status of LibGen is understood to be copyright infringing both by the rights holder, authors, users, and operators of the service </w:t>
      </w:r>
      <w:r>
        <w:rPr>
          <w:bCs/>
        </w:rPr>
        <w:fldChar w:fldCharType="begin"/>
      </w:r>
      <w:r w:rsidR="0050605B">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Pr="00563507">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 xml:space="preserve">New Your court </w:t>
      </w:r>
      <w:r w:rsidR="00433F88">
        <w:rPr>
          <w:bCs/>
        </w:rPr>
        <w:t>issued a default</w:t>
      </w:r>
      <w:r w:rsidR="003F1709">
        <w:rPr>
          <w:bCs/>
        </w:rPr>
        <w:t xml:space="preserve"> judgement against SciHub, and L</w:t>
      </w:r>
      <w:r w:rsidR="00433F88">
        <w:rPr>
          <w:bCs/>
        </w:rPr>
        <w:t>ibrary Genesis, and their operators, finding them liable for willful copyright infringement,</w:t>
      </w:r>
      <w:r w:rsidR="001720A4">
        <w:rPr>
          <w:bCs/>
        </w:rPr>
        <w:t xml:space="preserve"> ordering Alexand</w:t>
      </w:r>
      <w:r w:rsidR="00433F88">
        <w:rPr>
          <w:bCs/>
        </w:rPr>
        <w:t>ra Elbakyan,</w:t>
      </w:r>
      <w:r w:rsidR="001720A4">
        <w:rPr>
          <w:bCs/>
        </w:rPr>
        <w:t xml:space="preserve"> the operator of SciHu</w:t>
      </w:r>
      <w:r w:rsidR="00433F88">
        <w:rPr>
          <w:bCs/>
        </w:rPr>
        <w:t xml:space="preserve">b, and the anonymous </w:t>
      </w:r>
      <w:r w:rsidR="001720A4">
        <w:rPr>
          <w:bCs/>
        </w:rPr>
        <w:t>operators of LibGen to pay damages of $15M, and confiscated the domain names</w:t>
      </w:r>
      <w:r w:rsidR="003F1709">
        <w:rPr>
          <w:bCs/>
        </w:rPr>
        <w:t xml:space="preserve"> </w:t>
      </w:r>
      <w:r w:rsidR="003F1709">
        <w:rPr>
          <w:bCs/>
        </w:rPr>
        <w:fldChar w:fldCharType="begin"/>
      </w:r>
      <w:r w:rsidR="0050605B">
        <w:rPr>
          <w:bCs/>
        </w:rPr>
        <w:instrText xml:space="preserve"> ADDIN ZOTERO_ITEM CSL_CITATION {"citationID":"hhuOx1U7","properties":{"formattedCitation":"(Elsevier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3F1709" w:rsidRPr="001562CA">
        <w:rPr>
          <w:rFonts w:ascii="Calibri" w:hAnsi="Calibri" w:cs="Calibri"/>
        </w:rPr>
        <w:t>(Elsevier Inc. et al v. Sci-Hub et al, Case No. 1:15-cv-04282-RW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domains names t</w:t>
      </w:r>
      <w:r w:rsidR="001562CA">
        <w:rPr>
          <w:bCs/>
        </w:rPr>
        <w:t xml:space="preserve">o be blocked in the US </w:t>
      </w:r>
      <w:r w:rsidR="001562CA">
        <w:rPr>
          <w:bCs/>
        </w:rPr>
        <w:fldChar w:fldCharType="begin"/>
      </w:r>
      <w:r w:rsidR="0050605B">
        <w:rPr>
          <w:bCs/>
        </w:rPr>
        <w:instrText xml:space="preserve"> ADDIN ZOTERO_ITEM CSL_CITATION {"citationID":"8ybk1dyL","properties":{"formattedCitation":"(American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1562CA" w:rsidRPr="001562CA">
        <w:rPr>
          <w:rFonts w:ascii="Calibri" w:hAnsi="Calibri" w:cs="Calibri"/>
        </w:rPr>
        <w:t>(American Chemical Society v. Sci-Hub d/b/a www.sci-hub.cc, John Doe 1-99 2017)</w:t>
      </w:r>
      <w:r w:rsidR="001562CA">
        <w:rPr>
          <w:bCs/>
        </w:rPr>
        <w:fldChar w:fldCharType="end"/>
      </w:r>
      <w:r w:rsidR="001562CA">
        <w:rPr>
          <w:bCs/>
        </w:rPr>
        <w:t xml:space="preserve">. The domain names of the services are also blocked in Russia, where these services are thought to be located </w:t>
      </w:r>
      <w:r w:rsidR="001562CA">
        <w:rPr>
          <w:bCs/>
        </w:rPr>
        <w:fldChar w:fldCharType="begin"/>
      </w:r>
      <w:r w:rsidR="0050605B">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AA787E" w:rsidRPr="00AA787E">
        <w:rPr>
          <w:rFonts w:ascii="Calibri" w:hAnsi="Calibri" w:cs="Calibri"/>
        </w:rPr>
        <w:t>(Dalmeet Singh Chawla 2018)</w:t>
      </w:r>
      <w:r w:rsidR="001562CA">
        <w:rPr>
          <w:bCs/>
        </w:rPr>
        <w:fldChar w:fldCharType="end"/>
      </w:r>
      <w:r w:rsidR="004F5462">
        <w:rPr>
          <w:bCs/>
        </w:rPr>
        <w:t xml:space="preserve">, and by a number of ISPs in Europe. Online service providers, such as Facebook, are also filtering links that point to </w:t>
      </w:r>
      <w:r w:rsidR="001C6E01">
        <w:rPr>
          <w:bCs/>
        </w:rPr>
        <w:t xml:space="preserve">the </w:t>
      </w:r>
      <w:r w:rsidR="004F5462">
        <w:rPr>
          <w:bCs/>
        </w:rPr>
        <w:t xml:space="preserve">LibGen </w:t>
      </w:r>
      <w:r w:rsidR="001C6E01">
        <w:rPr>
          <w:bCs/>
        </w:rPr>
        <w:t>service.</w:t>
      </w:r>
    </w:p>
    <w:p w14:paraId="3F25E559" w14:textId="5B16FD6A" w:rsidR="00E0232A" w:rsidRDefault="00FB4560" w:rsidP="00E433F7">
      <w:pPr>
        <w:jc w:val="both"/>
        <w:rPr>
          <w:bCs/>
        </w:rPr>
      </w:pPr>
      <w:r>
        <w:rPr>
          <w:bCs/>
        </w:rPr>
        <w:t>The administrato</w:t>
      </w:r>
      <w:r w:rsidRPr="00FB4560">
        <w:rPr>
          <w:bCs/>
        </w:rPr>
        <w:t xml:space="preserve">rs of LibGen </w:t>
      </w:r>
      <w:r>
        <w:rPr>
          <w:bCs/>
        </w:rPr>
        <w:t>(and for that matter</w:t>
      </w:r>
      <w:r w:rsidR="00AB5F99">
        <w:rPr>
          <w:bCs/>
        </w:rPr>
        <w:t>,</w:t>
      </w:r>
      <w:r>
        <w:rPr>
          <w:bCs/>
        </w:rPr>
        <w:t xml:space="preserve"> SciHub) </w:t>
      </w:r>
      <w:r w:rsidRPr="00FB4560">
        <w:rPr>
          <w:bCs/>
        </w:rPr>
        <w:t xml:space="preserve">are </w:t>
      </w:r>
      <w:r>
        <w:rPr>
          <w:bCs/>
        </w:rPr>
        <w:t xml:space="preserve">not contesting the legal assessment </w:t>
      </w:r>
      <w:r>
        <w:rPr>
          <w:bCs/>
        </w:rPr>
        <w:fldChar w:fldCharType="begin"/>
      </w:r>
      <w:r w:rsidR="0050605B">
        <w:rPr>
          <w:bCs/>
        </w:rPr>
        <w:instrText xml:space="preserve"> ADDIN ZOTERO_ITEM CSL_CITATION {"citationID":"Dl5CEmfF","properties":{"formattedCitation":"(Bod\\uc0\\u243{} 2018b; Elbakyan 2015)","plainCitation":"(Bodó 2018b;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430737" w:rsidRPr="00430737">
        <w:rPr>
          <w:rFonts w:ascii="Calibri" w:hAnsi="Calibri" w:cs="Calibri"/>
          <w:szCs w:val="24"/>
        </w:rPr>
        <w:t>(Bodó 2018b; Elbakyan 2015)</w:t>
      </w:r>
      <w:r>
        <w:rPr>
          <w:bCs/>
        </w:rPr>
        <w:fldChar w:fldCharType="end"/>
      </w:r>
      <w:r w:rsidR="00BC09B3">
        <w:rPr>
          <w:bCs/>
        </w:rPr>
        <w:t>.</w:t>
      </w:r>
      <w:r>
        <w:rPr>
          <w:bCs/>
        </w:rPr>
        <w:t xml:space="preserve"> </w:t>
      </w:r>
      <w:r w:rsidR="00BC09B3">
        <w:rPr>
          <w:bCs/>
        </w:rPr>
        <w:t>N</w:t>
      </w:r>
      <w:r>
        <w:rPr>
          <w:bCs/>
        </w:rPr>
        <w:t xml:space="preserve">either do those who use these services by downloading or uploading materials from / to them </w:t>
      </w:r>
      <w:r>
        <w:rPr>
          <w:bCs/>
        </w:rPr>
        <w:fldChar w:fldCharType="begin"/>
      </w:r>
      <w:r w:rsidR="0050605B">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Pr="00FB4560">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50605B">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6A05BE" w:rsidRPr="006A05BE">
        <w:rPr>
          <w:rFonts w:ascii="Calibri" w:hAnsi="Calibri" w:cs="Calibri"/>
        </w:rPr>
        <w:t>(Barczak 2017)</w:t>
      </w:r>
      <w:r w:rsidR="00F440F9">
        <w:rPr>
          <w:bCs/>
        </w:rPr>
        <w:fldChar w:fldCharType="end"/>
      </w:r>
      <w:r w:rsidR="00F440F9">
        <w:rPr>
          <w:bCs/>
        </w:rPr>
        <w:t xml:space="preserve">) </w:t>
      </w:r>
      <w:r w:rsidR="005626E0">
        <w:rPr>
          <w:bCs/>
        </w:rPr>
        <w:t xml:space="preserve">consensus among many in the academic sector, about the moral acceptability of such radical open access practices </w:t>
      </w:r>
      <w:r w:rsidR="005626E0">
        <w:rPr>
          <w:bCs/>
        </w:rPr>
        <w:fldChar w:fldCharType="begin"/>
      </w:r>
      <w:r w:rsidR="0050605B">
        <w:rPr>
          <w:bCs/>
        </w:rPr>
        <w:instrText xml:space="preserve"> ADDIN ZOTERO_ITEM CSL_CITATION {"citationID":"1IxN3kb4","properties":{"formattedCitation":"(Bod\\uc0\\u243{} 2016; Barok et al. 2015; Gardner and Gardner 2017; Travis 2016; Taylor 2006)","plainCitation":"(Bodó 2016; Barok et al. 2015; Gardner and Gardner 2017; Travis 2016; Taylor 2006)","noteIndex":0},"citationItems":[{"id":3148,"uris":["http://zotero.org/users/5580658/items/9TMB2XWG"],"uri":["http://zotero.org/users/5580658/items/9TMB2XWG"],"itemData":{"id":3148,"type":"article-journal","container-title":"SSRN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C15C16" w:rsidRPr="00C15C16">
        <w:rPr>
          <w:rFonts w:ascii="Calibri" w:hAnsi="Calibri" w:cs="Calibri"/>
          <w:szCs w:val="24"/>
        </w:rPr>
        <w:t>(Bodó 2016; Barok et al. 2015; Gardner and Gardner 2017; Travis 2016; Taylor 2006)</w:t>
      </w:r>
      <w:r w:rsidR="005626E0">
        <w:rPr>
          <w:bCs/>
        </w:rPr>
        <w:fldChar w:fldCharType="end"/>
      </w:r>
      <w:r w:rsidR="0072380E">
        <w:rPr>
          <w:bCs/>
        </w:rPr>
        <w:t>. Willful copyright infringement in the research and education sector is seen as an act of civil disobedience to resist the business models in academic publishing which have faced substantial criticism in recent years for unsustainable prices and outstanding profit margins they charge for works produ</w:t>
      </w:r>
      <w:r w:rsidR="003F1709">
        <w:rPr>
          <w:bCs/>
        </w:rPr>
        <w:t xml:space="preserve">ced, and reviewed for </w:t>
      </w:r>
      <w:r w:rsidR="0072380E">
        <w:rPr>
          <w:bCs/>
        </w:rPr>
        <w:t>free by the scholarly community</w:t>
      </w:r>
      <w:r w:rsidR="00BB7732">
        <w:rPr>
          <w:bCs/>
        </w:rPr>
        <w:t xml:space="preserve"> </w:t>
      </w:r>
      <w:r w:rsidR="00BB7732">
        <w:rPr>
          <w:bCs/>
        </w:rPr>
        <w:fldChar w:fldCharType="begin"/>
      </w:r>
      <w:r w:rsidR="0050605B">
        <w:rPr>
          <w:bCs/>
        </w:rPr>
        <w:instrText xml:space="preserve"> ADDIN ZOTERO_ITEM CSL_CITATION {"citationID":"RjBUdOEu","properties":{"formattedCitation":"(Mars and Medak 2015)","plainCitation":"(Mars and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B7732" w:rsidRPr="00BB7732">
        <w:rPr>
          <w:rFonts w:ascii="Calibri" w:hAnsi="Calibri" w:cs="Calibri"/>
        </w:rPr>
        <w:t>(Mars and Medak 2015)</w:t>
      </w:r>
      <w:r w:rsidR="00BB7732">
        <w:rPr>
          <w:bCs/>
        </w:rPr>
        <w:fldChar w:fldCharType="end"/>
      </w:r>
      <w:r w:rsidR="00AB5F99">
        <w:rPr>
          <w:bCs/>
        </w:rPr>
        <w:t xml:space="preserve">. </w:t>
      </w:r>
      <w:r w:rsidR="00F00F63">
        <w:rPr>
          <w:bCs/>
        </w:rPr>
        <w:t>Si</w:t>
      </w:r>
      <w:r w:rsidR="00AB5F99">
        <w:rPr>
          <w:bCs/>
        </w:rPr>
        <w:t>nce shadow libraries are the products of the cooperation of scholars themselves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 xml:space="preserve">open access, a </w:t>
      </w:r>
      <w:r w:rsidR="00865774">
        <w:rPr>
          <w:bCs/>
        </w:rPr>
        <w:t xml:space="preserve">physical approximation of the </w:t>
      </w:r>
      <w:r w:rsidR="00DC25D8">
        <w:rPr>
          <w:bCs/>
        </w:rPr>
        <w:t xml:space="preserve">platonic ideal </w:t>
      </w:r>
      <w:r w:rsidR="00865774">
        <w:rPr>
          <w:bCs/>
        </w:rPr>
        <w:t xml:space="preserve">of knowledge sharing in academia, </w:t>
      </w:r>
      <w:r w:rsidR="00DC25D8">
        <w:rPr>
          <w:bCs/>
        </w:rPr>
        <w:t xml:space="preserve">that would exists if there were no legal, economic, or institutional barriers to </w:t>
      </w:r>
      <w:r w:rsidR="00865774">
        <w:rPr>
          <w:bCs/>
        </w:rPr>
        <w:t>the circulation of scholarly knowledge</w:t>
      </w:r>
      <w:r w:rsidR="00DC25D8">
        <w:rPr>
          <w:bCs/>
        </w:rPr>
        <w:t>.</w:t>
      </w:r>
    </w:p>
    <w:p w14:paraId="2BDC5A34" w14:textId="796B6DAB" w:rsidR="00DB2D7F" w:rsidRDefault="00DB2D7F" w:rsidP="00E433F7">
      <w:pPr>
        <w:jc w:val="both"/>
        <w:rPr>
          <w:bCs/>
        </w:rPr>
      </w:pPr>
      <w:r>
        <w:rPr>
          <w:bCs/>
        </w:rPr>
        <w:t xml:space="preserve">The problematic nature of the current economic organization of scholarly publishing has long been acknowledged </w:t>
      </w:r>
      <w:r>
        <w:rPr>
          <w:bCs/>
        </w:rPr>
        <w:fldChar w:fldCharType="begin"/>
      </w:r>
      <w:r w:rsidR="0050605B">
        <w:rPr>
          <w:bCs/>
        </w:rPr>
        <w:instrText xml:space="preserve"> ADDIN ZOTERO_ITEM CSL_CITATION {"citationID":"uYbhguwK","properties":{"formattedCitation":"(Swartz 2008; Suber 2013; Armstrong et al. 2010; Bruijns et al. 2017; Davis and Walters 2011; Holdren 2013; Krikorian and Kapczynski 2010)","plainCitation":"(Swartz 2008; Suber 2013; Armstrong et al. 2010; Bruijns et al. 2017; Davis and Walters 2011; Holdren 2013; Krikorian and Kapczynski 2010)","noteIndex":0},"citationItems":[{"id":2085,"uris":["http://zotero.org/users/5580658/items/FI34238J"],"uri":["http://zotero.org/users/5580658/items/FI34238J"],"itemData":{"id":2085,"type":"webpage","container-title":"Aaron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property","editor":[{"family":"Krikorian","given":"Gaëlle"},{"family":"Kapczynski","given":"Amy"}],"accessed":{"date-parts":[["2012",2,7]]},"issued":{"date-parts":[["2010"]]}}}],"schema":"https://github.com/citation-style-language/schema/raw/master/csl-citation.json"} </w:instrText>
      </w:r>
      <w:r>
        <w:rPr>
          <w:bCs/>
        </w:rPr>
        <w:fldChar w:fldCharType="separate"/>
      </w:r>
      <w:r w:rsidR="003673D7" w:rsidRPr="003673D7">
        <w:rPr>
          <w:rFonts w:ascii="Calibri" w:hAnsi="Calibri" w:cs="Calibri"/>
        </w:rPr>
        <w:t>(Swartz 2008; Suber 2013; Armstrong et al. 2010; Bruijns et al. 2017; Davis and Walters 2011; Holdren 2013; Krikorian and Kapczynski 2010)</w:t>
      </w:r>
      <w:r>
        <w:rPr>
          <w:bCs/>
        </w:rPr>
        <w:fldChar w:fldCharType="end"/>
      </w:r>
      <w:r>
        <w:rPr>
          <w:bCs/>
        </w:rPr>
        <w:t>.</w:t>
      </w:r>
      <w:r w:rsidR="00BA024C">
        <w:rPr>
          <w:bCs/>
        </w:rPr>
        <w:t xml:space="preserve"> The traditional model of academic publishing relies on access control, </w:t>
      </w:r>
      <w:r w:rsidR="000217AB">
        <w:rPr>
          <w:bCs/>
        </w:rPr>
        <w:t>where publishers sell steeply priced subscriptions to journals, books to libraries, and textbooks to students. Its alt</w:t>
      </w:r>
      <w:r w:rsidR="008E59F1">
        <w:rPr>
          <w:bCs/>
        </w:rPr>
        <w:t>ernative, o</w:t>
      </w:r>
      <w:r w:rsidR="000217AB">
        <w:rPr>
          <w:bCs/>
        </w:rPr>
        <w:t xml:space="preserve">pen access publishing shifts the costs from readers to authors </w:t>
      </w:r>
      <w:r w:rsidR="00B43BDF">
        <w:rPr>
          <w:bCs/>
        </w:rPr>
        <w:t xml:space="preserve">by </w:t>
      </w:r>
      <w:r w:rsidR="000217AB">
        <w:rPr>
          <w:bCs/>
        </w:rPr>
        <w:t>charging article processing prices for authors in exchange for free open access of the published articles.</w:t>
      </w:r>
      <w:r w:rsidR="008E59F1">
        <w:rPr>
          <w:rStyle w:val="FootnoteReference"/>
          <w:bCs/>
        </w:rPr>
        <w:footnoteReference w:id="4"/>
      </w:r>
      <w:r w:rsidR="000217AB">
        <w:rPr>
          <w:bCs/>
        </w:rPr>
        <w:t xml:space="preserve"> </w:t>
      </w:r>
      <w:r w:rsidR="003E2B94">
        <w:rPr>
          <w:bCs/>
        </w:rPr>
        <w:t>Both of these business models are exclusionary in one form or another</w:t>
      </w:r>
      <w:r w:rsidR="008A09E4">
        <w:rPr>
          <w:bCs/>
        </w:rPr>
        <w:t>. Access control regimes hit the least re</w:t>
      </w:r>
      <w:r w:rsidR="002306F9">
        <w:rPr>
          <w:bCs/>
        </w:rPr>
        <w:t>sourceful institutions first, b</w:t>
      </w:r>
      <w:r w:rsidR="008A09E4">
        <w:rPr>
          <w:bCs/>
        </w:rPr>
        <w:t xml:space="preserve">ut in recent years even the most well-endowed US Ivy league universities warned about the financial unsustainability of subscription fees </w:t>
      </w:r>
      <w:r w:rsidR="004449FE">
        <w:rPr>
          <w:bCs/>
        </w:rPr>
        <w:fldChar w:fldCharType="begin"/>
      </w:r>
      <w:r w:rsidR="0050605B">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4449FE" w:rsidRPr="004449FE">
        <w:rPr>
          <w:rFonts w:ascii="Calibri" w:hAnsi="Calibri" w:cs="Calibri"/>
        </w:rPr>
        <w:t>(Faculty Advisory Council 2012)</w:t>
      </w:r>
      <w:r w:rsidR="004449FE">
        <w:rPr>
          <w:bCs/>
        </w:rPr>
        <w:fldChar w:fldCharType="end"/>
      </w:r>
      <w:r w:rsidR="008A09E4">
        <w:rPr>
          <w:bCs/>
        </w:rPr>
        <w:t xml:space="preserve">. 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researchers without institutional budget to cover such fees. </w:t>
      </w:r>
      <w:r w:rsidR="00483B90">
        <w:rPr>
          <w:bCs/>
        </w:rPr>
        <w:t>In recent years multiple institutional consortia and national science agencies in charge of the agreements</w:t>
      </w:r>
      <w:r w:rsidR="00D1347D">
        <w:rPr>
          <w:bCs/>
        </w:rPr>
        <w:t xml:space="preserve"> </w:t>
      </w:r>
      <w:r w:rsidR="00483B90">
        <w:rPr>
          <w:bCs/>
        </w:rPr>
        <w:t xml:space="preserve">with academic publishers let their agreements lapse in hope to reach a financially more sustainable deal. </w:t>
      </w:r>
      <w:r w:rsidR="00483B90">
        <w:rPr>
          <w:bCs/>
        </w:rPr>
        <w:fldChar w:fldCharType="begin"/>
      </w:r>
      <w:r w:rsidR="0050605B">
        <w:rPr>
          <w:bCs/>
        </w:rPr>
        <w:instrText xml:space="preserve"> ADDIN ZOTERO_ITEM CSL_CITATION {"citationID":"c4OlKv8u","properties":{"formattedCitation":"(Kwon 2018; Unit 2019; Max Planck Society 2018; Hungarian Academy of Sciences Electronic Information National Programme Service 2018; UC Office of the President 2019)","plainCitation":"(Kwon 2018; Unit 2019; Max Planck Society 2018; Hungarian Academy of Sciences Electronic Information National Programme Service 2018; UC Office of the President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President"}],"accessed":{"date-parts":[["2019",5,23]]},"issued":{"date-parts":[["2019"]]}}}],"schema":"https://github.com/citation-style-language/schema/raw/master/csl-citation.json"} </w:instrText>
      </w:r>
      <w:r w:rsidR="00483B90">
        <w:rPr>
          <w:bCs/>
        </w:rPr>
        <w:fldChar w:fldCharType="separate"/>
      </w:r>
      <w:r w:rsidR="00FB053E" w:rsidRPr="00FB053E">
        <w:rPr>
          <w:rFonts w:ascii="Calibri" w:hAnsi="Calibri" w:cs="Calibri"/>
        </w:rPr>
        <w:t>(Kwon 2018; Unit 2019; Max Planck Society 2018; Hungarian Academy of Sciences Electronic Information National Programme Service 2018; UC Office of the President 2019)</w:t>
      </w:r>
      <w:r w:rsidR="00483B90">
        <w:rPr>
          <w:bCs/>
        </w:rPr>
        <w:fldChar w:fldCharType="end"/>
      </w:r>
    </w:p>
    <w:p w14:paraId="45D9DC97" w14:textId="7A5982A5" w:rsidR="00E11F01" w:rsidRDefault="000E3699" w:rsidP="00E433F7">
      <w:pPr>
        <w:jc w:val="both"/>
        <w:rPr>
          <w:bCs/>
        </w:rPr>
      </w:pPr>
      <w:r>
        <w:rPr>
          <w:bCs/>
        </w:rPr>
        <w:lastRenderedPageBreak/>
        <w:t xml:space="preserve">Shadow libraries such as Library Genesis </w:t>
      </w:r>
      <w:r w:rsidR="00957C4D">
        <w:rPr>
          <w:bCs/>
        </w:rPr>
        <w:t xml:space="preserve">and SciHub were created in response to </w:t>
      </w:r>
      <w:r w:rsidR="005C1006">
        <w:rPr>
          <w:bCs/>
        </w:rPr>
        <w:t xml:space="preserve">the complex institutional, political, financial, economic conditions that limited access to knowledge at the geographic, and institutional peripheries of academia </w:t>
      </w:r>
      <w:r w:rsidR="00796F8D">
        <w:rPr>
          <w:bCs/>
        </w:rPr>
        <w:fldChar w:fldCharType="begin"/>
      </w:r>
      <w:r w:rsidR="0050605B">
        <w:rPr>
          <w:bCs/>
        </w:rPr>
        <w:instrText xml:space="preserve"> ADDIN ZOTERO_ITEM CSL_CITATION {"citationID":"HxTj3WVO","properties":{"formattedCitation":"(Bod\\uc0\\u243{} 2018b; Swartz 2008; Bod\\uc0\\u243{} 2016)","plainCitation":"(Bodó 2018b; Swartz 2008;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796F8D" w:rsidRPr="00796F8D">
        <w:rPr>
          <w:rFonts w:ascii="Calibri" w:hAnsi="Calibri" w:cs="Calibri"/>
          <w:szCs w:val="24"/>
        </w:rPr>
        <w:t>(Bodó 2018b; Swartz 2008; Bodó 2016)</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50605B">
        <w:rPr>
          <w:bCs/>
        </w:rPr>
        <w:instrText xml:space="preserve"> ADDIN ZOTERO_ITEM CSL_CITATION {"citationID":"GmhirmMc","properties":{"formattedCitation":"(Himmelstein et al. 2018; Bohannon 2016)","plainCitation":"(Himmelstein et al. 2018; Bohannon 2016)","noteIndex":0},"citationItems":[{"id":2910,"uris":["http://zotero.org/users/5580658/items/FWDMFR3X"],"uri":["http://zotero.org/users/5580658/items/FWDMFR3X"],"itemData":{"id":2910,"type":"article-journal","abstract":"The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315743" w:rsidRPr="00315743">
        <w:rPr>
          <w:rFonts w:ascii="Calibri" w:hAnsi="Calibri" w:cs="Calibri"/>
        </w:rPr>
        <w:t>(Himmelstein et al. 2018; Bohannon 2016)</w:t>
      </w:r>
      <w:r w:rsidR="00315743">
        <w:rPr>
          <w:bCs/>
        </w:rPr>
        <w:fldChar w:fldCharType="end"/>
      </w:r>
      <w:r w:rsidR="007438ED">
        <w:rPr>
          <w:bCs/>
        </w:rPr>
        <w:t>, their current use is probably more complex than simply serving disadvantaged scholars, low income</w:t>
      </w:r>
      <w:r w:rsidR="00514B57">
        <w:rPr>
          <w:bCs/>
        </w:rPr>
        <w:t xml:space="preserve"> countries, or underfinanced institutions. </w:t>
      </w:r>
    </w:p>
    <w:p w14:paraId="51F05E9A" w14:textId="2C483C2B" w:rsidR="00E11F01" w:rsidRPr="00EE46DB" w:rsidRDefault="00E11F01" w:rsidP="00E433F7">
      <w:pPr>
        <w:jc w:val="both"/>
        <w:rPr>
          <w:bCs/>
        </w:rPr>
      </w:pPr>
      <w:r>
        <w:rPr>
          <w:bCs/>
        </w:rPr>
        <w:t>There are very few empirical studies on the extent and potential impact of book piracy in general, and scholarly piracy in particular.</w:t>
      </w:r>
      <w:r w:rsidR="003563E6">
        <w:rPr>
          <w:bCs/>
        </w:rPr>
        <w:t xml:space="preserve"> </w:t>
      </w:r>
      <w:r w:rsidRPr="00EE46DB">
        <w:rPr>
          <w:bCs/>
        </w:rPr>
        <w:t>There are many possible explanations why online book piracy was rarely in the headlines: e-book markets and audiences are still relatively small compared to print; electronic reading device penetration is much lower than music players and the likes; and print is probably still a preferred format for many. Yet, while e-book piracy is definitely present (as noted by USTR 301 reports, and various surveys), its volume and economic value is perceived to low, especially compared to the losses suffered by the music and audiovisual sectors</w:t>
      </w:r>
      <w:r w:rsidR="001E124E">
        <w:rPr>
          <w:bCs/>
        </w:rPr>
        <w:t xml:space="preserve"> </w:t>
      </w:r>
      <w:r w:rsidR="006A05BE">
        <w:rPr>
          <w:bCs/>
        </w:rPr>
        <w:fldChar w:fldCharType="begin"/>
      </w:r>
      <w:r w:rsidR="0050605B">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A05BE" w:rsidRPr="006A05BE">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remained local, fragmented and marginal. As a result, it remained to be hard to study the supply and demand through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50605B">
        <w:rPr>
          <w:bCs/>
        </w:rPr>
        <w:instrText xml:space="preserve"> ADDIN ZOTERO_ITEM CSL_CITATION {"citationID":"eNFIEVG3","properties":{"formattedCitation":"(Camarero, Ant\\uc0\\u243{}n, and Rodr\\uc0\\u237{}guez 2014)","plainCitation":"(Camarero, Antón, and Rodríguez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3E6449" w:rsidRPr="003E6449">
        <w:rPr>
          <w:rFonts w:ascii="Calibri" w:hAnsi="Calibri" w:cs="Calibri"/>
          <w:szCs w:val="24"/>
        </w:rPr>
        <w:t>(Camarero, Antón, and Rodríguez 2014)</w:t>
      </w:r>
      <w:r w:rsidR="003E6449">
        <w:rPr>
          <w:bCs/>
        </w:rPr>
        <w:fldChar w:fldCharType="end"/>
      </w:r>
      <w:r w:rsidRPr="00EE46DB">
        <w:rPr>
          <w:bCs/>
        </w:rPr>
        <w:t xml:space="preserve"> and </w:t>
      </w:r>
      <w:r w:rsidR="003E6449">
        <w:rPr>
          <w:bCs/>
        </w:rPr>
        <w:fldChar w:fldCharType="begin"/>
      </w:r>
      <w:r w:rsidR="0050605B">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3E6449" w:rsidRPr="003E644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detrimental mostly for best sellers, long tail content enjoys discovery effect, </w:t>
      </w:r>
      <w:r w:rsidR="003E6449">
        <w:rPr>
          <w:bCs/>
        </w:rPr>
        <w:t xml:space="preserve">and </w:t>
      </w:r>
      <w:r w:rsidRPr="00EE46DB">
        <w:rPr>
          <w:bCs/>
        </w:rPr>
        <w:t>individual propensity to pirate depends upon individual norms and attitudes, peer pressure, price sensitivity and technical expertise. In general, however, only a very small segment of the population is involved in e-book piracy.</w:t>
      </w:r>
    </w:p>
    <w:p w14:paraId="0D6A1A4E" w14:textId="3E5378CD" w:rsidR="0013515C" w:rsidRDefault="006C5001" w:rsidP="00E433F7">
      <w:pPr>
        <w:jc w:val="both"/>
        <w:rPr>
          <w:bCs/>
        </w:rPr>
      </w:pPr>
      <w:r>
        <w:rPr>
          <w:bCs/>
        </w:rPr>
        <w:t>The high profile investigation against, and the related suicide of  Aaron Swartz</w:t>
      </w:r>
      <w:r w:rsidR="00211798">
        <w:rPr>
          <w:bCs/>
        </w:rPr>
        <w:t>, the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50605B">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211798" w:rsidRPr="00211798">
        <w:rPr>
          <w:rFonts w:ascii="Calibri" w:hAnsi="Calibri" w:cs="Calibri"/>
        </w:rPr>
        <w:t>(Swartz 2008)</w:t>
      </w:r>
      <w:r w:rsidR="00211798">
        <w:rPr>
          <w:bCs/>
        </w:rPr>
        <w:fldChar w:fldCharType="end"/>
      </w:r>
      <w:r>
        <w:rPr>
          <w:bCs/>
        </w:rPr>
        <w:t>, and the open rebellion</w:t>
      </w:r>
      <w:r w:rsidR="00211798">
        <w:rPr>
          <w:bCs/>
        </w:rPr>
        <w:t xml:space="preserve"> of Alexandra </w:t>
      </w:r>
      <w:proofErr w:type="spellStart"/>
      <w:r w:rsidR="00211798">
        <w:rPr>
          <w:bCs/>
        </w:rPr>
        <w:t>Elbakyan</w:t>
      </w:r>
      <w:proofErr w:type="spellEnd"/>
      <w:r w:rsidR="00211798">
        <w:rPr>
          <w:bCs/>
        </w:rPr>
        <w:t xml:space="preserve"> </w:t>
      </w:r>
      <w:r w:rsidR="00211798">
        <w:rPr>
          <w:bCs/>
        </w:rPr>
        <w:fldChar w:fldCharType="begin"/>
      </w:r>
      <w:r w:rsidR="0050605B">
        <w:rPr>
          <w:bCs/>
        </w:rPr>
        <w:instrText xml:space="preserve"> ADDIN ZOTERO_ITEM CSL_CITATION {"citationID":"tQmQvPOL","properties":{"formattedCitation":"(Elbakyan 2016)","plainCitation":"(Elbakyan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211798" w:rsidRPr="00211798">
        <w:rPr>
          <w:rFonts w:ascii="Calibri" w:hAnsi="Calibri" w:cs="Calibri"/>
        </w:rPr>
        <w:t>(</w:t>
      </w:r>
      <w:proofErr w:type="spellStart"/>
      <w:r w:rsidR="00211798" w:rsidRPr="00211798">
        <w:rPr>
          <w:rFonts w:ascii="Calibri" w:hAnsi="Calibri" w:cs="Calibri"/>
        </w:rPr>
        <w:t>Elbakyan</w:t>
      </w:r>
      <w:proofErr w:type="spellEnd"/>
      <w:r w:rsidR="00211798" w:rsidRPr="00211798">
        <w:rPr>
          <w:rFonts w:ascii="Calibri" w:hAnsi="Calibri" w:cs="Calibri"/>
        </w:rPr>
        <w:t xml:space="preserve"> 2016)</w:t>
      </w:r>
      <w:r w:rsidR="00211798">
        <w:rPr>
          <w:bCs/>
        </w:rPr>
        <w:fldChar w:fldCharType="end"/>
      </w:r>
      <w:r w:rsidR="00211798">
        <w:rPr>
          <w:bCs/>
        </w:rPr>
        <w:t>, the administra</w:t>
      </w:r>
      <w:r>
        <w:rPr>
          <w:bCs/>
        </w:rPr>
        <w:t>tor of SciHub brought the issue of scholar</w:t>
      </w:r>
      <w:r w:rsidR="00211798">
        <w:rPr>
          <w:bCs/>
        </w:rPr>
        <w:t>l</w:t>
      </w:r>
      <w:r>
        <w:rPr>
          <w:bCs/>
        </w:rPr>
        <w:t>y piracy into the mainstream, and r</w:t>
      </w:r>
      <w:r w:rsidR="00A1151F">
        <w:rPr>
          <w:bCs/>
        </w:rPr>
        <w:t>esulted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LibGen catalogue, and the dataset on </w:t>
      </w:r>
      <w:proofErr w:type="spellStart"/>
      <w:r w:rsidR="00D741C8">
        <w:rPr>
          <w:bCs/>
        </w:rPr>
        <w:t>SciHub</w:t>
      </w:r>
      <w:proofErr w:type="spellEnd"/>
      <w:r w:rsidR="00D741C8">
        <w:rPr>
          <w:bCs/>
        </w:rPr>
        <w:t xml:space="preserve"> usage released by </w:t>
      </w:r>
      <w:r w:rsidR="00674109" w:rsidRPr="00EE46DB">
        <w:rPr>
          <w:bCs/>
        </w:rPr>
        <w:t xml:space="preserve">Elbakyan </w:t>
      </w:r>
      <w:r w:rsidR="00674109">
        <w:rPr>
          <w:bCs/>
        </w:rPr>
        <w:t>in</w:t>
      </w:r>
      <w:r w:rsidR="00D741C8">
        <w:rPr>
          <w:bCs/>
        </w:rPr>
        <w:t xml:space="preserve"> 2016 </w:t>
      </w:r>
      <w:r w:rsidR="00E11F01" w:rsidRPr="00EE46DB">
        <w:rPr>
          <w:bCs/>
        </w:rPr>
        <w:t xml:space="preserve">(Elbakyan and Bohannon 2016). </w:t>
      </w:r>
      <w:proofErr w:type="spellStart"/>
      <w:r w:rsidR="00D741C8">
        <w:rPr>
          <w:bCs/>
        </w:rPr>
        <w:t>Cabanac</w:t>
      </w:r>
      <w:proofErr w:type="spellEnd"/>
      <w:r w:rsidR="00D741C8">
        <w:rPr>
          <w:bCs/>
        </w:rPr>
        <w:t xml:space="preserve"> </w:t>
      </w:r>
      <w:r w:rsidR="00D741C8">
        <w:rPr>
          <w:bCs/>
        </w:rPr>
        <w:fldChar w:fldCharType="begin"/>
      </w:r>
      <w:r w:rsidR="0050605B">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D741C8" w:rsidRPr="00D741C8">
        <w:rPr>
          <w:rFonts w:ascii="Calibri" w:hAnsi="Calibri" w:cs="Calibri"/>
        </w:rPr>
        <w:t>(2015)</w:t>
      </w:r>
      <w:r w:rsidR="00D741C8">
        <w:rPr>
          <w:bCs/>
        </w:rPr>
        <w:fldChar w:fldCharType="end"/>
      </w:r>
      <w:r w:rsidR="00643DDE">
        <w:rPr>
          <w:bCs/>
        </w:rPr>
        <w:t xml:space="preserve"> offers a rudimentary analysis of the </w:t>
      </w:r>
      <w:proofErr w:type="spellStart"/>
      <w:r w:rsidR="00643DDE">
        <w:rPr>
          <w:bCs/>
        </w:rPr>
        <w:t>LibGen</w:t>
      </w:r>
      <w:proofErr w:type="spellEnd"/>
      <w:r w:rsidR="00643DDE">
        <w:rPr>
          <w:bCs/>
        </w:rPr>
        <w:t xml:space="preserve"> Catalog</w:t>
      </w:r>
      <w:r w:rsidR="00914F2B">
        <w:rPr>
          <w:bCs/>
        </w:rPr>
        <w:t xml:space="preserve">, while </w:t>
      </w:r>
      <w:proofErr w:type="spellStart"/>
      <w:r w:rsidR="00914F2B">
        <w:rPr>
          <w:bCs/>
        </w:rPr>
        <w:t>Greshake</w:t>
      </w:r>
      <w:proofErr w:type="spellEnd"/>
      <w:r w:rsidR="00914F2B">
        <w:rPr>
          <w:bCs/>
        </w:rPr>
        <w:t xml:space="preserve"> does the same for the </w:t>
      </w:r>
      <w:proofErr w:type="spellStart"/>
      <w:r w:rsidR="00914F2B">
        <w:rPr>
          <w:bCs/>
        </w:rPr>
        <w:t>SciHub</w:t>
      </w:r>
      <w:proofErr w:type="spellEnd"/>
      <w:r w:rsidR="00914F2B">
        <w:rPr>
          <w:bCs/>
        </w:rPr>
        <w:t xml:space="preserve"> dataset </w:t>
      </w:r>
      <w:r w:rsidR="00914F2B">
        <w:rPr>
          <w:bCs/>
        </w:rPr>
        <w:fldChar w:fldCharType="begin"/>
      </w:r>
      <w:r w:rsidR="0050605B">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914F2B" w:rsidRPr="00914F2B">
        <w:rPr>
          <w:rFonts w:ascii="Calibri" w:hAnsi="Calibri" w:cs="Calibri"/>
        </w:rPr>
        <w:t>(2017)</w:t>
      </w:r>
      <w:r w:rsidR="00914F2B">
        <w:rPr>
          <w:bCs/>
        </w:rPr>
        <w:fldChar w:fldCharType="end"/>
      </w:r>
      <w:r w:rsidR="00643DDE">
        <w:rPr>
          <w:bCs/>
        </w:rPr>
        <w:t xml:space="preserve">. Bodo </w:t>
      </w:r>
      <w:r w:rsidR="00643DDE">
        <w:rPr>
          <w:bCs/>
        </w:rPr>
        <w:fldChar w:fldCharType="begin"/>
      </w:r>
      <w:r w:rsidR="0050605B">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43DDE" w:rsidRPr="00643DDE">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LibGen usage </w:t>
      </w:r>
      <w:r w:rsidR="00643DDE">
        <w:rPr>
          <w:bCs/>
        </w:rPr>
        <w:t xml:space="preserve">from 2012 and finds that the most popular titles in LibGen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haven’t been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50605B">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13515C" w:rsidRPr="0013515C">
        <w:rPr>
          <w:rFonts w:ascii="Calibri" w:hAnsi="Calibri" w:cs="Calibri"/>
        </w:rPr>
        <w:t>(2019)</w:t>
      </w:r>
      <w:r w:rsidR="0013515C">
        <w:rPr>
          <w:bCs/>
        </w:rPr>
        <w:fldChar w:fldCharType="end"/>
      </w:r>
      <w:r w:rsidR="0013515C">
        <w:rPr>
          <w:bCs/>
        </w:rPr>
        <w:t xml:space="preserve">. </w:t>
      </w:r>
    </w:p>
    <w:p w14:paraId="3A7FEC71" w14:textId="3847E955" w:rsidR="007E5769" w:rsidRDefault="00653E55" w:rsidP="00E433F7">
      <w:pPr>
        <w:jc w:val="both"/>
        <w:rPr>
          <w:bCs/>
        </w:rPr>
      </w:pPr>
      <w:r w:rsidRPr="00653E55">
        <w:rPr>
          <w:bCs/>
        </w:rPr>
        <w:t xml:space="preserve">Himmelstein  </w:t>
      </w:r>
      <w:r>
        <w:rPr>
          <w:bCs/>
        </w:rPr>
        <w:fldChar w:fldCharType="begin"/>
      </w:r>
      <w:r w:rsidR="0050605B">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Pr="00653E55">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proofErr w:type="spellStart"/>
      <w:r w:rsidR="00930235">
        <w:rPr>
          <w:bCs/>
        </w:rPr>
        <w:t>SciHub</w:t>
      </w:r>
      <w:proofErr w:type="spellEnd"/>
      <w:r w:rsidR="00930235">
        <w:rPr>
          <w:bCs/>
        </w:rPr>
        <w:t xml:space="preserve"> </w:t>
      </w:r>
      <w:r w:rsidR="00917EC6">
        <w:rPr>
          <w:bCs/>
        </w:rPr>
        <w:t>c</w:t>
      </w:r>
      <w:r>
        <w:rPr>
          <w:bCs/>
        </w:rPr>
        <w:t xml:space="preserve">atalog, and found that it 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 xml:space="preserve">Muller and </w:t>
      </w:r>
      <w:proofErr w:type="spellStart"/>
      <w:r w:rsidR="000E482E" w:rsidRPr="006A05BE">
        <w:rPr>
          <w:rFonts w:ascii="Calibri" w:hAnsi="Calibri" w:cs="Calibri"/>
        </w:rPr>
        <w:t>Iriarte</w:t>
      </w:r>
      <w:proofErr w:type="spellEnd"/>
      <w:r w:rsidR="000E482E">
        <w:rPr>
          <w:bCs/>
        </w:rPr>
        <w:t xml:space="preserve">  </w:t>
      </w:r>
      <w:r w:rsidR="003863BE">
        <w:rPr>
          <w:bCs/>
        </w:rPr>
        <w:fldChar w:fldCharType="begin"/>
      </w:r>
      <w:r w:rsidR="0050605B">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0E482E" w:rsidRPr="000E482E">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of journal articles cited by university of Geneva researchers in 2015-16</w:t>
      </w:r>
      <w:r w:rsidR="00C45548">
        <w:rPr>
          <w:bCs/>
        </w:rPr>
        <w:t xml:space="preserve"> via various sources including SciHub,</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which </w:t>
      </w:r>
      <w:r w:rsidR="00E11F01" w:rsidRPr="00EE46DB">
        <w:rPr>
          <w:bCs/>
        </w:rPr>
        <w:t xml:space="preserve">found that the overall weight and impact of this piratical access channel remained marginal </w:t>
      </w:r>
      <w:r w:rsidR="007E5769">
        <w:rPr>
          <w:bCs/>
        </w:rPr>
        <w:fldChar w:fldCharType="begin"/>
      </w:r>
      <w:r w:rsidR="0050605B">
        <w:rPr>
          <w:bCs/>
        </w:rPr>
        <w:instrText xml:space="preserve"> ADDIN ZOTERO_ITEM CSL_CITATION {"citationID":"yXw3C8zK","properties":{"formattedCitation":"(Timus and Zakaria 2016; Babutsidze 2016; Androcec 2017)","plainCitation":"(Timus and Zakaria 2016; Babutsidze 2016; Androcec 2017)","noteIndex":0},"citationItems":[{"id":2717,"uris":["http://zotero.org/users/5580658/items/SVTGCTXB"],"uri":["http://zotero.org/users/5580658/items/SVTGCTXB"],"itemData":{"id":2717,"type":"article-journal","container-title":"Journal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7E5769" w:rsidRPr="007E5769">
        <w:rPr>
          <w:rFonts w:ascii="Calibri" w:hAnsi="Calibri" w:cs="Calibri"/>
        </w:rPr>
        <w:t>(Timus and Zakaria 2016; Babutsidze 2016; Androcec 2017)</w:t>
      </w:r>
      <w:r w:rsidR="007E5769">
        <w:rPr>
          <w:bCs/>
        </w:rPr>
        <w:fldChar w:fldCharType="end"/>
      </w:r>
    </w:p>
    <w:p w14:paraId="589E772D" w14:textId="6D193B04" w:rsidR="00E11F01" w:rsidRDefault="00930235" w:rsidP="00E433F7">
      <w:pPr>
        <w:jc w:val="both"/>
        <w:rPr>
          <w:bCs/>
        </w:rPr>
      </w:pPr>
      <w:r>
        <w:rPr>
          <w:bCs/>
        </w:rPr>
        <w:lastRenderedPageBreak/>
        <w:t xml:space="preserve">Regarding the geographic usage of shadow libraries both Bodo </w:t>
      </w:r>
      <w:r>
        <w:rPr>
          <w:bCs/>
        </w:rPr>
        <w:fldChar w:fldCharType="begin"/>
      </w:r>
      <w:r w:rsidR="0050605B">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Pr="003A7536">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proofErr w:type="spellStart"/>
      <w:r w:rsidR="00C45548">
        <w:rPr>
          <w:bCs/>
        </w:rPr>
        <w:t>LibGen</w:t>
      </w:r>
      <w:proofErr w:type="spellEnd"/>
      <w:r w:rsidR="00BE04FA">
        <w:rPr>
          <w:bCs/>
        </w:rPr>
        <w:t>,</w:t>
      </w:r>
      <w:r>
        <w:rPr>
          <w:bCs/>
        </w:rPr>
        <w:t xml:space="preserve"> and Bohannon </w:t>
      </w:r>
      <w:r>
        <w:rPr>
          <w:bCs/>
        </w:rPr>
        <w:fldChar w:fldCharType="begin"/>
      </w:r>
      <w:r w:rsidR="0050605B">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Pr="003A7536">
        <w:rPr>
          <w:rFonts w:ascii="Calibri" w:hAnsi="Calibri" w:cs="Calibri"/>
        </w:rPr>
        <w:t>(2016)</w:t>
      </w:r>
      <w:r>
        <w:rPr>
          <w:bCs/>
        </w:rPr>
        <w:fldChar w:fldCharType="end"/>
      </w:r>
      <w:r>
        <w:rPr>
          <w:bCs/>
        </w:rPr>
        <w:t xml:space="preserve"> </w:t>
      </w:r>
      <w:r w:rsidR="0070316C">
        <w:rPr>
          <w:bCs/>
        </w:rPr>
        <w:t>analyz</w:t>
      </w:r>
      <w:r>
        <w:rPr>
          <w:bCs/>
        </w:rPr>
        <w:t xml:space="preserve">ing </w:t>
      </w:r>
      <w:proofErr w:type="spellStart"/>
      <w:r>
        <w:rPr>
          <w:bCs/>
        </w:rPr>
        <w:t>SciHub</w:t>
      </w:r>
      <w:proofErr w:type="spellEnd"/>
      <w:r>
        <w:rPr>
          <w:bCs/>
        </w:rPr>
        <w:t xml:space="preserve"> data agree that the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 North American, and Western European countries, users turn to SciHub and </w:t>
      </w:r>
      <w:r w:rsidR="003A75F5">
        <w:rPr>
          <w:bCs/>
        </w:rPr>
        <w:t>other similar ven</w:t>
      </w:r>
      <w:r w:rsidR="00E11F01" w:rsidRPr="00EE46DB">
        <w:rPr>
          <w:bCs/>
        </w:rPr>
        <w:t xml:space="preserve">ues probably for convenience </w:t>
      </w:r>
      <w:r w:rsidR="00AB3A1A">
        <w:rPr>
          <w:bCs/>
        </w:rPr>
        <w:fldChar w:fldCharType="begin"/>
      </w:r>
      <w:r w:rsidR="0050605B">
        <w:rPr>
          <w:bCs/>
        </w:rPr>
        <w:instrText xml:space="preserve"> ADDIN ZOTERO_ITEM CSL_CITATION {"citationID":"x2mjJFJ8","properties":{"formattedCitation":"(Gardner and Gardner 2017)","plainCitation":"(Gardner and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AB3A1A" w:rsidRPr="00AB3A1A">
        <w:rPr>
          <w:rFonts w:ascii="Calibri" w:hAnsi="Calibri" w:cs="Calibri"/>
        </w:rPr>
        <w:t>(Gardner and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50605B">
        <w:rPr>
          <w:bCs/>
        </w:rPr>
        <w:instrText xml:space="preserve"> ADDIN ZOTERO_ITEM CSL_CITATION {"citationID":"6ta78r5j","properties":{"formattedCitation":"(Machin-Mastromatteo, Uribe-Tirado, and Romero-Ortiz 2016; Bruijns et al. 2017; Corrales-Reyes 2017)","plainCitation":"(Machin-Mastromatteo, Uribe-Tirado, and Romero-Ortiz 2016; Bruijns et al. 2017; Corrales-Reyes 2017)","noteIndex":0},"citationItems":[{"id":2718,"uris":["http://zotero.org/users/5580658/items/VBPYX8SG"],"uri":["http://zotero.org/users/5580658/items/VBPYX8SG"],"itemData":{"id":2718,"type":"article-journal","container-title":"Information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70316C" w:rsidRPr="0070316C">
        <w:rPr>
          <w:rFonts w:ascii="Calibri" w:hAnsi="Calibri" w:cs="Calibri"/>
        </w:rPr>
        <w:t>(Machin-Mastromatteo, Uribe-Tirado, and Romero-Ortiz 2016; Bruijns et al. 2017; Corrales-Reyes 2017)</w:t>
      </w:r>
      <w:r w:rsidR="0070316C">
        <w:rPr>
          <w:bCs/>
        </w:rPr>
        <w:fldChar w:fldCharType="end"/>
      </w:r>
      <w:r w:rsidR="0070316C">
        <w:rPr>
          <w:bCs/>
        </w:rPr>
        <w:t>.</w:t>
      </w:r>
    </w:p>
    <w:p w14:paraId="524EE82A" w14:textId="625CAB6A"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w:t>
      </w:r>
      <w:proofErr w:type="spellStart"/>
      <w:r>
        <w:rPr>
          <w:bCs/>
        </w:rPr>
        <w:t>LibGen’s</w:t>
      </w:r>
      <w:proofErr w:type="spellEnd"/>
      <w:r>
        <w:rPr>
          <w:bCs/>
        </w:rPr>
        <w:t xml:space="preserve"> mirror sites</w:t>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432579">
        <w:rPr>
          <w:bCs/>
        </w:rPr>
        <w:t>wealth-related access problems at the peripheries. W</w:t>
      </w:r>
      <w:r w:rsidR="00362B4A">
        <w:rPr>
          <w:bCs/>
        </w:rPr>
        <w:t xml:space="preserve">e are testing the following </w:t>
      </w:r>
      <w:r w:rsidR="005277C1">
        <w:rPr>
          <w:bCs/>
        </w:rPr>
        <w:t>two hypotheses:</w:t>
      </w:r>
    </w:p>
    <w:p w14:paraId="382D85E6" w14:textId="11C79EDC"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lower 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731DE271"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 income EU regions, controlling for the number of academics in the region.</w:t>
      </w:r>
    </w:p>
    <w:p w14:paraId="38203E32" w14:textId="091285DE" w:rsidR="00C13888" w:rsidRDefault="0027482C" w:rsidP="00E433F7">
      <w:pPr>
        <w:jc w:val="both"/>
        <w:rPr>
          <w:bCs/>
        </w:rPr>
      </w:pPr>
      <w:r>
        <w:rPr>
          <w:bCs/>
        </w:rPr>
        <w:t xml:space="preserve">In addition, in Europe the </w:t>
      </w:r>
      <w:r w:rsidR="00BC09B3">
        <w:rPr>
          <w:bCs/>
        </w:rPr>
        <w:t xml:space="preserve">richness of additional </w:t>
      </w:r>
      <w:r>
        <w:rPr>
          <w:bCs/>
        </w:rPr>
        <w:t xml:space="preserve">data </w:t>
      </w:r>
      <w:r w:rsidR="00BC09B3">
        <w:rPr>
          <w:bCs/>
        </w:rPr>
        <w:t xml:space="preserve">sources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 which could offer more detailed insight into scholarly piracy</w:t>
      </w:r>
      <w:r w:rsidR="00DE7AAC">
        <w:rPr>
          <w:bCs/>
        </w:rPr>
        <w:t xml:space="preserve">. </w:t>
      </w:r>
      <w:r w:rsidR="0049605D">
        <w:rPr>
          <w:bCs/>
        </w:rPr>
        <w:t xml:space="preserve"> </w:t>
      </w:r>
      <w:r w:rsidR="00C13888">
        <w:rPr>
          <w:bCs/>
        </w:rPr>
        <w:t xml:space="preserve">We compiled a rich dataset from various European official data sources, such as EUROSTAT and Eurobarometer, and used various modelling techniques, such as random forest simulation to identify and test additional explanatory variables which we could integrate into our piracy models. </w:t>
      </w:r>
    </w:p>
    <w:p w14:paraId="44E24010" w14:textId="77777777" w:rsidR="00165A5B" w:rsidRPr="00165A5B" w:rsidRDefault="00165A5B" w:rsidP="00E433F7">
      <w:pPr>
        <w:jc w:val="both"/>
        <w:rPr>
          <w:bCs/>
          <w:i/>
        </w:rPr>
      </w:pPr>
    </w:p>
    <w:p w14:paraId="5DE5E652" w14:textId="5102ACBE" w:rsidR="00EE46DB" w:rsidRPr="00EE46DB" w:rsidRDefault="00EE46DB" w:rsidP="00C13888">
      <w:pPr>
        <w:pStyle w:val="Heading1"/>
        <w:numPr>
          <w:ilvl w:val="0"/>
          <w:numId w:val="3"/>
        </w:numPr>
      </w:pPr>
      <w:bookmarkStart w:id="1" w:name="data-overview-descriptives"/>
      <w:bookmarkEnd w:id="0"/>
      <w:r w:rsidRPr="00EE46DB">
        <w:t>Data overview &amp; descriptive</w:t>
      </w:r>
      <w:bookmarkEnd w:id="1"/>
      <w:r w:rsidR="00C50742">
        <w:t xml:space="preserve"> statistics </w:t>
      </w:r>
    </w:p>
    <w:p w14:paraId="046EBA95" w14:textId="77777777" w:rsidR="00C13888" w:rsidRDefault="00C13888" w:rsidP="00E433F7">
      <w:pPr>
        <w:jc w:val="both"/>
        <w:rPr>
          <w:bCs/>
        </w:rPr>
      </w:pPr>
    </w:p>
    <w:p w14:paraId="57C1B30D" w14:textId="423EBA28" w:rsidR="00EE46DB" w:rsidRPr="00EE46DB" w:rsidRDefault="00E030BA" w:rsidP="00E433F7">
      <w:pPr>
        <w:jc w:val="both"/>
        <w:rPr>
          <w:bCs/>
        </w:rPr>
      </w:pPr>
      <w:r>
        <w:rPr>
          <w:bCs/>
        </w:rPr>
        <w:t xml:space="preserve">Multiple sites offer access to books in the LibGen database. </w:t>
      </w:r>
      <w:r w:rsidR="00EE46DB" w:rsidRPr="00EE46DB">
        <w:rPr>
          <w:bCs/>
        </w:rPr>
        <w:t xml:space="preserve">The dataset we analyze herein is a weblog of one of </w:t>
      </w:r>
      <w:r>
        <w:rPr>
          <w:bCs/>
        </w:rPr>
        <w:t xml:space="preserve">such </w:t>
      </w:r>
      <w:r w:rsidR="00EE46DB" w:rsidRPr="00EE46DB">
        <w:rPr>
          <w:bCs/>
        </w:rPr>
        <w:t>LibGen mirror sites</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w:t>
      </w:r>
      <w:proofErr w:type="spellStart"/>
      <w:r w:rsidR="001A159C">
        <w:rPr>
          <w:bCs/>
        </w:rPr>
        <w:t>LibGen</w:t>
      </w:r>
      <w:proofErr w:type="spellEnd"/>
      <w:r w:rsidR="001A159C">
        <w:rPr>
          <w:bCs/>
        </w:rPr>
        <w:t xml:space="preserve"> catalogue, </w:t>
      </w:r>
      <w:r w:rsidR="00372128">
        <w:rPr>
          <w:bCs/>
        </w:rPr>
        <w:t xml:space="preserve">and an IP address. We converted IP addresses to Geolocation data using </w:t>
      </w:r>
      <w:proofErr w:type="spellStart"/>
      <w:r w:rsidR="00A21245">
        <w:rPr>
          <w:bCs/>
        </w:rPr>
        <w:t>Maxmind</w:t>
      </w:r>
      <w:proofErr w:type="spellEnd"/>
      <w:r w:rsidR="00A21245">
        <w:rPr>
          <w:rStyle w:val="FootnoteReference"/>
          <w:bCs/>
        </w:rPr>
        <w:footnoteReference w:id="5"/>
      </w:r>
      <w:r w:rsidR="00A21245">
        <w:rPr>
          <w:bCs/>
        </w:rPr>
        <w:t xml:space="preserve">’s </w:t>
      </w:r>
      <w:proofErr w:type="spellStart"/>
      <w:r w:rsidR="00A21245">
        <w:rPr>
          <w:bCs/>
        </w:rPr>
        <w:t>GeoIP</w:t>
      </w:r>
      <w:proofErr w:type="spellEnd"/>
      <w:r w:rsidR="00A21245">
        <w:rPr>
          <w:bCs/>
        </w:rPr>
        <w:t xml:space="preserve"> database,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7E60F6">
        <w:rPr>
          <w:rStyle w:val="FootnoteReference"/>
          <w:bCs/>
        </w:rPr>
        <w:footnoteReference w:id="6"/>
      </w:r>
      <w:r w:rsidR="00EE46DB" w:rsidRPr="00EE46DB">
        <w:rPr>
          <w:bCs/>
        </w:rPr>
        <w:t xml:space="preserve">, the logs contained 16.133.680 records over a period of 135 days from between 09/27/2014 and 03/01/2015. </w:t>
      </w:r>
      <w:r w:rsidR="00414DCD">
        <w:rPr>
          <w:bCs/>
        </w:rPr>
        <w:t xml:space="preserve">Figure 1 shows the daily </w:t>
      </w:r>
      <w:del w:id="2" w:author="Daniel Antal" w:date="2020-04-20T13:09:00Z">
        <w:r w:rsidR="00414DCD" w:rsidDel="009D0118">
          <w:rPr>
            <w:bCs/>
          </w:rPr>
          <w:delText xml:space="preserve">amount </w:delText>
        </w:r>
      </w:del>
      <w:ins w:id="3" w:author="Daniel Antal" w:date="2020-04-20T13:09:00Z">
        <w:r w:rsidR="009D0118">
          <w:rPr>
            <w:bCs/>
          </w:rPr>
          <w:t xml:space="preserve">number </w:t>
        </w:r>
      </w:ins>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77777777" w:rsidR="00F93767" w:rsidRDefault="00414DCD" w:rsidP="00E433F7">
      <w:pPr>
        <w:keepNext/>
        <w:jc w:val="both"/>
      </w:pPr>
      <w:r>
        <w:rPr>
          <w:noProof/>
        </w:rPr>
        <w:lastRenderedPageBreak/>
        <w:drawing>
          <wp:inline distT="0" distB="0" distL="0" distR="0" wp14:anchorId="62882433" wp14:editId="3A1A5667">
            <wp:extent cx="55626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7E1626" w14:textId="2BC926F0" w:rsidR="00414DCD" w:rsidRDefault="00F93767" w:rsidP="00E433F7">
      <w:pPr>
        <w:pStyle w:val="Caption"/>
        <w:jc w:val="both"/>
        <w:rPr>
          <w:bCs/>
        </w:rPr>
      </w:pPr>
      <w:r>
        <w:t xml:space="preserve">Figure </w:t>
      </w:r>
      <w:fldSimple w:instr=" SEQ Figure \* ARABIC ">
        <w:r w:rsidR="009D3094">
          <w:rPr>
            <w:noProof/>
          </w:rPr>
          <w:t>1</w:t>
        </w:r>
      </w:fldSimple>
      <w:r>
        <w:t>: Daily aggregate download volumes</w:t>
      </w:r>
    </w:p>
    <w:p w14:paraId="56249A47" w14:textId="77777777" w:rsidR="00414DCD" w:rsidRDefault="00414DCD" w:rsidP="00E433F7">
      <w:pPr>
        <w:jc w:val="both"/>
        <w:rPr>
          <w:bCs/>
        </w:rPr>
      </w:pPr>
    </w:p>
    <w:p w14:paraId="553F73E7" w14:textId="6A3B8815" w:rsidR="00EE46DB" w:rsidRDefault="00414DCD" w:rsidP="00E433F7">
      <w:pPr>
        <w:jc w:val="both"/>
        <w:rPr>
          <w:bCs/>
        </w:rPr>
      </w:pPr>
      <w:r w:rsidRPr="00EE46DB">
        <w:rPr>
          <w:bCs/>
        </w:rPr>
        <w:t>In May 2015, at the end of the observed period the LibGen database contained little more than 1.6 m</w:t>
      </w:r>
      <w:r>
        <w:rPr>
          <w:bCs/>
        </w:rPr>
        <w:t>illion records. The weblogs ref</w:t>
      </w:r>
      <w:r w:rsidRPr="00EE46DB">
        <w:rPr>
          <w:bCs/>
        </w:rPr>
        <w:t>e</w:t>
      </w:r>
      <w:r>
        <w:rPr>
          <w:bCs/>
        </w:rPr>
        <w:t>r</w:t>
      </w:r>
      <w:r w:rsidRPr="00EE46DB">
        <w:rPr>
          <w:bCs/>
        </w:rPr>
        <w:t>red to the download of 760.868 books from the LibGen catalogue.</w:t>
      </w:r>
      <w:r>
        <w:rPr>
          <w:bCs/>
        </w:rPr>
        <w:t xml:space="preserve"> </w:t>
      </w:r>
      <w:r w:rsidR="0029662D">
        <w:rPr>
          <w:bCs/>
        </w:rPr>
        <w:t xml:space="preserve">Compared to the data from 3 years earlier </w:t>
      </w:r>
      <w:r w:rsidR="0029662D" w:rsidRPr="00EE46DB">
        <w:rPr>
          <w:bCs/>
        </w:rPr>
        <w:t xml:space="preserve">from the same source </w:t>
      </w:r>
      <w:r w:rsidR="0029662D">
        <w:rPr>
          <w:bCs/>
        </w:rPr>
        <w:t xml:space="preserve"> </w:t>
      </w:r>
      <w:r w:rsidR="0029662D">
        <w:rPr>
          <w:bCs/>
        </w:rPr>
        <w:fldChar w:fldCharType="begin"/>
      </w:r>
      <w:r w:rsidR="0050605B">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29662D" w:rsidRPr="0029662D">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 thousand to ~1.300.000, while the average daily download volume grew more than threefold from ~41.000 downloads /day to ~136</w:t>
      </w:r>
      <w:r w:rsidR="00D6378B">
        <w:rPr>
          <w:bCs/>
        </w:rPr>
        <w:t>.</w:t>
      </w:r>
      <w:r w:rsidR="002101C3">
        <w:rPr>
          <w:bCs/>
        </w:rPr>
        <w:t>000 downloads / day.</w:t>
      </w:r>
    </w:p>
    <w:p w14:paraId="7E4E4426" w14:textId="77777777" w:rsidR="000D7E5A" w:rsidRDefault="000D7E5A" w:rsidP="00E433F7">
      <w:pPr>
        <w:jc w:val="both"/>
        <w:rPr>
          <w:bCs/>
        </w:rPr>
      </w:pPr>
      <w:r>
        <w:rPr>
          <w:bCs/>
        </w:rPr>
        <w:t>In Table 1 we listed the first 20 countries by absolute download volume. In the last two columns we listed average daily</w:t>
      </w:r>
      <w:r w:rsidR="00F93767">
        <w:rPr>
          <w:bCs/>
        </w:rPr>
        <w:t xml:space="preserve"> download per million inhabitan</w:t>
      </w:r>
      <w:r>
        <w:rPr>
          <w:bCs/>
        </w:rPr>
        <w:t>t</w:t>
      </w:r>
      <w:r w:rsidR="00F93767">
        <w:rPr>
          <w:bCs/>
        </w:rPr>
        <w:t>s</w:t>
      </w:r>
      <w:r>
        <w:rPr>
          <w:bCs/>
        </w:rPr>
        <w:t>,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C3C37" w:rsidRPr="00C54DD9" w14:paraId="13B6F5D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32F9038" w14:textId="77777777" w:rsidR="006C3C37" w:rsidRPr="00C54DD9" w:rsidRDefault="006C3C37" w:rsidP="00E433F7">
            <w:pPr>
              <w:jc w:val="both"/>
              <w:rPr>
                <w:rFonts w:cstheme="minorHAnsi"/>
                <w:sz w:val="16"/>
                <w:szCs w:val="16"/>
              </w:rPr>
            </w:pPr>
            <w:r w:rsidRPr="00C54DD9">
              <w:rPr>
                <w:rFonts w:cstheme="minorHAnsi"/>
                <w:sz w:val="16"/>
                <w:szCs w:val="16"/>
              </w:rPr>
              <w:t>1</w:t>
            </w:r>
          </w:p>
        </w:tc>
        <w:tc>
          <w:tcPr>
            <w:tcW w:w="2430" w:type="dxa"/>
            <w:noWrap/>
            <w:hideMark/>
          </w:tcPr>
          <w:p w14:paraId="12BC7CE1"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United States</w:t>
            </w:r>
          </w:p>
        </w:tc>
        <w:tc>
          <w:tcPr>
            <w:tcW w:w="1800" w:type="dxa"/>
            <w:noWrap/>
            <w:hideMark/>
          </w:tcPr>
          <w:p w14:paraId="640F709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1726657</w:t>
            </w:r>
          </w:p>
        </w:tc>
        <w:tc>
          <w:tcPr>
            <w:tcW w:w="2499" w:type="dxa"/>
            <w:noWrap/>
            <w:hideMark/>
          </w:tcPr>
          <w:p w14:paraId="3F60560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39.88</w:t>
            </w:r>
          </w:p>
        </w:tc>
        <w:tc>
          <w:tcPr>
            <w:tcW w:w="0" w:type="auto"/>
            <w:noWrap/>
            <w:hideMark/>
          </w:tcPr>
          <w:p w14:paraId="6DD15B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w:t>
            </w:r>
          </w:p>
        </w:tc>
      </w:tr>
      <w:tr w:rsidR="006C3C37" w:rsidRPr="00C54DD9" w14:paraId="2164D2F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D01BB20" w14:textId="77777777" w:rsidR="006C3C37" w:rsidRPr="00C54DD9" w:rsidRDefault="006C3C37" w:rsidP="00E433F7">
            <w:pPr>
              <w:jc w:val="both"/>
              <w:rPr>
                <w:rFonts w:cstheme="minorHAnsi"/>
                <w:sz w:val="16"/>
                <w:szCs w:val="16"/>
              </w:rPr>
            </w:pPr>
            <w:r w:rsidRPr="00C54DD9">
              <w:rPr>
                <w:rFonts w:cstheme="minorHAnsi"/>
                <w:sz w:val="16"/>
                <w:szCs w:val="16"/>
              </w:rPr>
              <w:t>2</w:t>
            </w:r>
          </w:p>
        </w:tc>
        <w:tc>
          <w:tcPr>
            <w:tcW w:w="2430" w:type="dxa"/>
            <w:noWrap/>
            <w:hideMark/>
          </w:tcPr>
          <w:p w14:paraId="7674B72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India</w:t>
            </w:r>
          </w:p>
        </w:tc>
        <w:tc>
          <w:tcPr>
            <w:tcW w:w="1800" w:type="dxa"/>
            <w:noWrap/>
            <w:hideMark/>
          </w:tcPr>
          <w:p w14:paraId="76A34F2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1270060</w:t>
            </w:r>
          </w:p>
        </w:tc>
        <w:tc>
          <w:tcPr>
            <w:tcW w:w="2499" w:type="dxa"/>
            <w:noWrap/>
            <w:hideMark/>
          </w:tcPr>
          <w:p w14:paraId="72213C7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7.19</w:t>
            </w:r>
          </w:p>
        </w:tc>
        <w:tc>
          <w:tcPr>
            <w:tcW w:w="0" w:type="auto"/>
            <w:noWrap/>
            <w:hideMark/>
          </w:tcPr>
          <w:p w14:paraId="001ADB8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126</w:t>
            </w:r>
          </w:p>
        </w:tc>
      </w:tr>
      <w:tr w:rsidR="006C3C37" w:rsidRPr="00C54DD9" w14:paraId="57C1915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3FD158F" w14:textId="77777777" w:rsidR="006C3C37" w:rsidRPr="00C54DD9" w:rsidRDefault="006C3C37" w:rsidP="00E433F7">
            <w:pPr>
              <w:jc w:val="both"/>
              <w:rPr>
                <w:rFonts w:cstheme="minorHAnsi"/>
                <w:sz w:val="16"/>
                <w:szCs w:val="16"/>
              </w:rPr>
            </w:pPr>
            <w:r w:rsidRPr="00C54DD9">
              <w:rPr>
                <w:rFonts w:cstheme="minorHAnsi"/>
                <w:sz w:val="16"/>
                <w:szCs w:val="16"/>
              </w:rPr>
              <w:t>3</w:t>
            </w:r>
          </w:p>
        </w:tc>
        <w:tc>
          <w:tcPr>
            <w:tcW w:w="2430" w:type="dxa"/>
            <w:noWrap/>
            <w:hideMark/>
          </w:tcPr>
          <w:p w14:paraId="0F30E50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Germany</w:t>
            </w:r>
          </w:p>
        </w:tc>
        <w:tc>
          <w:tcPr>
            <w:tcW w:w="1800" w:type="dxa"/>
            <w:noWrap/>
            <w:hideMark/>
          </w:tcPr>
          <w:p w14:paraId="61CFA58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774429</w:t>
            </w:r>
          </w:p>
        </w:tc>
        <w:tc>
          <w:tcPr>
            <w:tcW w:w="2499" w:type="dxa"/>
            <w:noWrap/>
            <w:hideMark/>
          </w:tcPr>
          <w:p w14:paraId="760DC6F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70.23</w:t>
            </w:r>
          </w:p>
        </w:tc>
        <w:tc>
          <w:tcPr>
            <w:tcW w:w="0" w:type="auto"/>
            <w:noWrap/>
            <w:hideMark/>
          </w:tcPr>
          <w:p w14:paraId="0995ED6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w:t>
            </w:r>
          </w:p>
        </w:tc>
      </w:tr>
      <w:tr w:rsidR="006C3C37" w:rsidRPr="00C54DD9" w14:paraId="70BCA1D6"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7F07E6F" w14:textId="77777777" w:rsidR="006C3C37" w:rsidRPr="00C54DD9" w:rsidRDefault="006C3C37" w:rsidP="00E433F7">
            <w:pPr>
              <w:jc w:val="both"/>
              <w:rPr>
                <w:rFonts w:cstheme="minorHAnsi"/>
                <w:sz w:val="16"/>
                <w:szCs w:val="16"/>
              </w:rPr>
            </w:pPr>
            <w:r w:rsidRPr="00C54DD9">
              <w:rPr>
                <w:rFonts w:cstheme="minorHAnsi"/>
                <w:sz w:val="16"/>
                <w:szCs w:val="16"/>
              </w:rPr>
              <w:t>4</w:t>
            </w:r>
          </w:p>
        </w:tc>
        <w:tc>
          <w:tcPr>
            <w:tcW w:w="2430" w:type="dxa"/>
            <w:noWrap/>
            <w:hideMark/>
          </w:tcPr>
          <w:p w14:paraId="202F300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United Kingdom</w:t>
            </w:r>
          </w:p>
        </w:tc>
        <w:tc>
          <w:tcPr>
            <w:tcW w:w="1800" w:type="dxa"/>
            <w:noWrap/>
            <w:hideMark/>
          </w:tcPr>
          <w:p w14:paraId="4D52763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606525</w:t>
            </w:r>
          </w:p>
        </w:tc>
        <w:tc>
          <w:tcPr>
            <w:tcW w:w="2499" w:type="dxa"/>
            <w:noWrap/>
            <w:hideMark/>
          </w:tcPr>
          <w:p w14:paraId="6F8E684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68.98</w:t>
            </w:r>
          </w:p>
        </w:tc>
        <w:tc>
          <w:tcPr>
            <w:tcW w:w="0" w:type="auto"/>
            <w:noWrap/>
            <w:hideMark/>
          </w:tcPr>
          <w:p w14:paraId="4544855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21</w:t>
            </w:r>
          </w:p>
        </w:tc>
      </w:tr>
      <w:tr w:rsidR="006C3C37" w:rsidRPr="00C54DD9" w14:paraId="2FA7377F"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F998E46" w14:textId="77777777" w:rsidR="006C3C37" w:rsidRPr="00C54DD9" w:rsidRDefault="006C3C37" w:rsidP="00E433F7">
            <w:pPr>
              <w:jc w:val="both"/>
              <w:rPr>
                <w:rFonts w:cstheme="minorHAnsi"/>
                <w:sz w:val="16"/>
                <w:szCs w:val="16"/>
              </w:rPr>
            </w:pPr>
            <w:r w:rsidRPr="00C54DD9">
              <w:rPr>
                <w:rFonts w:cstheme="minorHAnsi"/>
                <w:sz w:val="16"/>
                <w:szCs w:val="16"/>
              </w:rPr>
              <w:t>5</w:t>
            </w:r>
          </w:p>
        </w:tc>
        <w:tc>
          <w:tcPr>
            <w:tcW w:w="2430" w:type="dxa"/>
            <w:noWrap/>
            <w:hideMark/>
          </w:tcPr>
          <w:p w14:paraId="10F3CCE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Iran, Islamic Republic of</w:t>
            </w:r>
          </w:p>
        </w:tc>
        <w:tc>
          <w:tcPr>
            <w:tcW w:w="1800" w:type="dxa"/>
            <w:noWrap/>
            <w:hideMark/>
          </w:tcPr>
          <w:p w14:paraId="7408799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545477</w:t>
            </w:r>
          </w:p>
        </w:tc>
        <w:tc>
          <w:tcPr>
            <w:tcW w:w="2499" w:type="dxa"/>
            <w:noWrap/>
            <w:hideMark/>
          </w:tcPr>
          <w:p w14:paraId="042E184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50.91</w:t>
            </w:r>
          </w:p>
        </w:tc>
        <w:tc>
          <w:tcPr>
            <w:tcW w:w="0" w:type="auto"/>
            <w:noWrap/>
            <w:hideMark/>
          </w:tcPr>
          <w:p w14:paraId="77666E6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38</w:t>
            </w:r>
          </w:p>
        </w:tc>
      </w:tr>
      <w:tr w:rsidR="006C3C37" w:rsidRPr="00C54DD9" w14:paraId="3349957C"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08CC31" w14:textId="77777777" w:rsidR="006C3C37" w:rsidRPr="00C54DD9" w:rsidRDefault="006C3C37" w:rsidP="00E433F7">
            <w:pPr>
              <w:jc w:val="both"/>
              <w:rPr>
                <w:rFonts w:cstheme="minorHAnsi"/>
                <w:sz w:val="16"/>
                <w:szCs w:val="16"/>
              </w:rPr>
            </w:pPr>
            <w:r w:rsidRPr="00C54DD9">
              <w:rPr>
                <w:rFonts w:cstheme="minorHAnsi"/>
                <w:sz w:val="16"/>
                <w:szCs w:val="16"/>
              </w:rPr>
              <w:t>6</w:t>
            </w:r>
          </w:p>
        </w:tc>
        <w:tc>
          <w:tcPr>
            <w:tcW w:w="2430" w:type="dxa"/>
            <w:noWrap/>
            <w:hideMark/>
          </w:tcPr>
          <w:p w14:paraId="158E517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China</w:t>
            </w:r>
          </w:p>
        </w:tc>
        <w:tc>
          <w:tcPr>
            <w:tcW w:w="1800" w:type="dxa"/>
            <w:noWrap/>
            <w:hideMark/>
          </w:tcPr>
          <w:p w14:paraId="0FD7F7A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543992</w:t>
            </w:r>
          </w:p>
        </w:tc>
        <w:tc>
          <w:tcPr>
            <w:tcW w:w="2499" w:type="dxa"/>
            <w:noWrap/>
            <w:hideMark/>
          </w:tcPr>
          <w:p w14:paraId="6B44AF10"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2.94</w:t>
            </w:r>
          </w:p>
        </w:tc>
        <w:tc>
          <w:tcPr>
            <w:tcW w:w="0" w:type="auto"/>
            <w:noWrap/>
            <w:hideMark/>
          </w:tcPr>
          <w:p w14:paraId="44FCDA25"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153</w:t>
            </w:r>
          </w:p>
        </w:tc>
      </w:tr>
      <w:tr w:rsidR="006C3C37" w:rsidRPr="00C54DD9" w14:paraId="67634A91"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28F879EF" w14:textId="77777777" w:rsidR="006C3C37" w:rsidRPr="00C54DD9" w:rsidRDefault="006C3C37" w:rsidP="00E433F7">
            <w:pPr>
              <w:jc w:val="both"/>
              <w:rPr>
                <w:rFonts w:cstheme="minorHAnsi"/>
                <w:sz w:val="16"/>
                <w:szCs w:val="16"/>
              </w:rPr>
            </w:pPr>
            <w:r w:rsidRPr="00C54DD9">
              <w:rPr>
                <w:rFonts w:cstheme="minorHAnsi"/>
                <w:sz w:val="16"/>
                <w:szCs w:val="16"/>
              </w:rPr>
              <w:t>7</w:t>
            </w:r>
          </w:p>
        </w:tc>
        <w:tc>
          <w:tcPr>
            <w:tcW w:w="2430" w:type="dxa"/>
            <w:noWrap/>
            <w:hideMark/>
          </w:tcPr>
          <w:p w14:paraId="5F6A8F0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Italy</w:t>
            </w:r>
          </w:p>
        </w:tc>
        <w:tc>
          <w:tcPr>
            <w:tcW w:w="1800" w:type="dxa"/>
            <w:noWrap/>
            <w:hideMark/>
          </w:tcPr>
          <w:p w14:paraId="15FDEB2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487971</w:t>
            </w:r>
          </w:p>
        </w:tc>
        <w:tc>
          <w:tcPr>
            <w:tcW w:w="2499" w:type="dxa"/>
            <w:noWrap/>
            <w:hideMark/>
          </w:tcPr>
          <w:p w14:paraId="4932979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59.52</w:t>
            </w:r>
          </w:p>
        </w:tc>
        <w:tc>
          <w:tcPr>
            <w:tcW w:w="0" w:type="auto"/>
            <w:noWrap/>
            <w:hideMark/>
          </w:tcPr>
          <w:p w14:paraId="34EF9CE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w:t>
            </w:r>
          </w:p>
        </w:tc>
      </w:tr>
      <w:tr w:rsidR="006C3C37" w:rsidRPr="00C54DD9" w14:paraId="0955F634"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7309828" w14:textId="77777777" w:rsidR="006C3C37" w:rsidRPr="00C54DD9" w:rsidRDefault="006C3C37" w:rsidP="00E433F7">
            <w:pPr>
              <w:jc w:val="both"/>
              <w:rPr>
                <w:rFonts w:cstheme="minorHAnsi"/>
                <w:sz w:val="16"/>
                <w:szCs w:val="16"/>
              </w:rPr>
            </w:pPr>
            <w:r w:rsidRPr="00C54DD9">
              <w:rPr>
                <w:rFonts w:cstheme="minorHAnsi"/>
                <w:sz w:val="16"/>
                <w:szCs w:val="16"/>
              </w:rPr>
              <w:t>8</w:t>
            </w:r>
          </w:p>
        </w:tc>
        <w:tc>
          <w:tcPr>
            <w:tcW w:w="2430" w:type="dxa"/>
            <w:noWrap/>
            <w:hideMark/>
          </w:tcPr>
          <w:p w14:paraId="4E4A1D8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Canada</w:t>
            </w:r>
          </w:p>
        </w:tc>
        <w:tc>
          <w:tcPr>
            <w:tcW w:w="1800" w:type="dxa"/>
            <w:noWrap/>
            <w:hideMark/>
          </w:tcPr>
          <w:p w14:paraId="0C5CC76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350133</w:t>
            </w:r>
          </w:p>
        </w:tc>
        <w:tc>
          <w:tcPr>
            <w:tcW w:w="2499" w:type="dxa"/>
            <w:noWrap/>
            <w:hideMark/>
          </w:tcPr>
          <w:p w14:paraId="5E5B573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72.38</w:t>
            </w:r>
          </w:p>
        </w:tc>
        <w:tc>
          <w:tcPr>
            <w:tcW w:w="0" w:type="auto"/>
            <w:noWrap/>
            <w:hideMark/>
          </w:tcPr>
          <w:p w14:paraId="712DE92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w:t>
            </w:r>
          </w:p>
        </w:tc>
      </w:tr>
      <w:tr w:rsidR="006C3C37" w:rsidRPr="00C54DD9" w14:paraId="23A9A2CA"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D2E090" w14:textId="77777777" w:rsidR="006C3C37" w:rsidRPr="00C54DD9" w:rsidRDefault="006C3C37" w:rsidP="00E433F7">
            <w:pPr>
              <w:jc w:val="both"/>
              <w:rPr>
                <w:rFonts w:cstheme="minorHAnsi"/>
                <w:sz w:val="16"/>
                <w:szCs w:val="16"/>
              </w:rPr>
            </w:pPr>
            <w:r w:rsidRPr="00C54DD9">
              <w:rPr>
                <w:rFonts w:cstheme="minorHAnsi"/>
                <w:sz w:val="16"/>
                <w:szCs w:val="16"/>
              </w:rPr>
              <w:t>9</w:t>
            </w:r>
          </w:p>
        </w:tc>
        <w:tc>
          <w:tcPr>
            <w:tcW w:w="2430" w:type="dxa"/>
            <w:noWrap/>
            <w:hideMark/>
          </w:tcPr>
          <w:p w14:paraId="51FDCC9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Indonesia</w:t>
            </w:r>
          </w:p>
        </w:tc>
        <w:tc>
          <w:tcPr>
            <w:tcW w:w="1800" w:type="dxa"/>
            <w:noWrap/>
            <w:hideMark/>
          </w:tcPr>
          <w:p w14:paraId="109E228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338380</w:t>
            </w:r>
          </w:p>
        </w:tc>
        <w:tc>
          <w:tcPr>
            <w:tcW w:w="2499" w:type="dxa"/>
            <w:noWrap/>
            <w:hideMark/>
          </w:tcPr>
          <w:p w14:paraId="1DA084C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9.71</w:t>
            </w:r>
          </w:p>
        </w:tc>
        <w:tc>
          <w:tcPr>
            <w:tcW w:w="0" w:type="auto"/>
            <w:noWrap/>
            <w:hideMark/>
          </w:tcPr>
          <w:p w14:paraId="3213261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116</w:t>
            </w:r>
          </w:p>
        </w:tc>
      </w:tr>
      <w:tr w:rsidR="006C3C37" w:rsidRPr="00C54DD9" w14:paraId="67A3FA98"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D6F613" w14:textId="77777777" w:rsidR="006C3C37" w:rsidRPr="00C54DD9" w:rsidRDefault="006C3C37" w:rsidP="00E433F7">
            <w:pPr>
              <w:jc w:val="both"/>
              <w:rPr>
                <w:rFonts w:cstheme="minorHAnsi"/>
                <w:sz w:val="16"/>
                <w:szCs w:val="16"/>
              </w:rPr>
            </w:pPr>
            <w:r w:rsidRPr="00C54DD9">
              <w:rPr>
                <w:rFonts w:cstheme="minorHAnsi"/>
                <w:sz w:val="16"/>
                <w:szCs w:val="16"/>
              </w:rPr>
              <w:t>10</w:t>
            </w:r>
          </w:p>
        </w:tc>
        <w:tc>
          <w:tcPr>
            <w:tcW w:w="2430" w:type="dxa"/>
            <w:noWrap/>
            <w:hideMark/>
          </w:tcPr>
          <w:p w14:paraId="7AAB16C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Spain</w:t>
            </w:r>
          </w:p>
        </w:tc>
        <w:tc>
          <w:tcPr>
            <w:tcW w:w="1800" w:type="dxa"/>
            <w:noWrap/>
            <w:hideMark/>
          </w:tcPr>
          <w:p w14:paraId="1096F03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337870</w:t>
            </w:r>
          </w:p>
        </w:tc>
        <w:tc>
          <w:tcPr>
            <w:tcW w:w="2499" w:type="dxa"/>
            <w:noWrap/>
            <w:hideMark/>
          </w:tcPr>
          <w:p w14:paraId="098A794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53.89</w:t>
            </w:r>
          </w:p>
        </w:tc>
        <w:tc>
          <w:tcPr>
            <w:tcW w:w="0" w:type="auto"/>
            <w:noWrap/>
            <w:hideMark/>
          </w:tcPr>
          <w:p w14:paraId="205B3F9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34</w:t>
            </w:r>
          </w:p>
        </w:tc>
      </w:tr>
      <w:tr w:rsidR="006C3C37" w:rsidRPr="00C54DD9" w14:paraId="501D921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8D17888" w14:textId="77777777" w:rsidR="006C3C37" w:rsidRPr="00C54DD9" w:rsidRDefault="006C3C37" w:rsidP="00E433F7">
            <w:pPr>
              <w:jc w:val="both"/>
              <w:rPr>
                <w:rFonts w:cstheme="minorHAnsi"/>
                <w:sz w:val="16"/>
                <w:szCs w:val="16"/>
              </w:rPr>
            </w:pPr>
            <w:r w:rsidRPr="00C54DD9">
              <w:rPr>
                <w:rFonts w:cstheme="minorHAnsi"/>
                <w:sz w:val="16"/>
                <w:szCs w:val="16"/>
              </w:rPr>
              <w:t>11</w:t>
            </w:r>
          </w:p>
        </w:tc>
        <w:tc>
          <w:tcPr>
            <w:tcW w:w="2430" w:type="dxa"/>
            <w:noWrap/>
            <w:hideMark/>
          </w:tcPr>
          <w:p w14:paraId="3709AEAE"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Turkey</w:t>
            </w:r>
          </w:p>
        </w:tc>
        <w:tc>
          <w:tcPr>
            <w:tcW w:w="1800" w:type="dxa"/>
            <w:noWrap/>
            <w:hideMark/>
          </w:tcPr>
          <w:p w14:paraId="097F28AC"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331262</w:t>
            </w:r>
          </w:p>
        </w:tc>
        <w:tc>
          <w:tcPr>
            <w:tcW w:w="2499" w:type="dxa"/>
            <w:noWrap/>
            <w:hideMark/>
          </w:tcPr>
          <w:p w14:paraId="6E4811B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31.35</w:t>
            </w:r>
          </w:p>
        </w:tc>
        <w:tc>
          <w:tcPr>
            <w:tcW w:w="0" w:type="auto"/>
            <w:noWrap/>
            <w:hideMark/>
          </w:tcPr>
          <w:p w14:paraId="5DDBB0E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60</w:t>
            </w:r>
          </w:p>
        </w:tc>
      </w:tr>
      <w:tr w:rsidR="006C3C37" w:rsidRPr="00C54DD9" w14:paraId="7FB611D3"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9793FFD" w14:textId="77777777" w:rsidR="006C3C37" w:rsidRPr="00C54DD9" w:rsidRDefault="006C3C37" w:rsidP="00E433F7">
            <w:pPr>
              <w:jc w:val="both"/>
              <w:rPr>
                <w:rFonts w:cstheme="minorHAnsi"/>
                <w:sz w:val="16"/>
                <w:szCs w:val="16"/>
              </w:rPr>
            </w:pPr>
            <w:r w:rsidRPr="00C54DD9">
              <w:rPr>
                <w:rFonts w:cstheme="minorHAnsi"/>
                <w:sz w:val="16"/>
                <w:szCs w:val="16"/>
              </w:rPr>
              <w:t>12</w:t>
            </w:r>
          </w:p>
        </w:tc>
        <w:tc>
          <w:tcPr>
            <w:tcW w:w="2430" w:type="dxa"/>
            <w:noWrap/>
            <w:hideMark/>
          </w:tcPr>
          <w:p w14:paraId="5B988E0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Brazil</w:t>
            </w:r>
          </w:p>
        </w:tc>
        <w:tc>
          <w:tcPr>
            <w:tcW w:w="1800" w:type="dxa"/>
            <w:noWrap/>
            <w:hideMark/>
          </w:tcPr>
          <w:p w14:paraId="068D501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312403</w:t>
            </w:r>
          </w:p>
        </w:tc>
        <w:tc>
          <w:tcPr>
            <w:tcW w:w="2499" w:type="dxa"/>
            <w:noWrap/>
            <w:hideMark/>
          </w:tcPr>
          <w:p w14:paraId="7646B9B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11.24</w:t>
            </w:r>
          </w:p>
        </w:tc>
        <w:tc>
          <w:tcPr>
            <w:tcW w:w="0" w:type="auto"/>
            <w:noWrap/>
            <w:hideMark/>
          </w:tcPr>
          <w:p w14:paraId="124F1A7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108</w:t>
            </w:r>
          </w:p>
        </w:tc>
      </w:tr>
      <w:tr w:rsidR="006C3C37" w:rsidRPr="00C54DD9" w14:paraId="6E4F3663"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6D6D560" w14:textId="77777777" w:rsidR="006C3C37" w:rsidRPr="00C54DD9" w:rsidRDefault="006C3C37" w:rsidP="00E433F7">
            <w:pPr>
              <w:jc w:val="both"/>
              <w:rPr>
                <w:rFonts w:cstheme="minorHAnsi"/>
                <w:sz w:val="16"/>
                <w:szCs w:val="16"/>
              </w:rPr>
            </w:pPr>
            <w:r w:rsidRPr="00C54DD9">
              <w:rPr>
                <w:rFonts w:cstheme="minorHAnsi"/>
                <w:sz w:val="16"/>
                <w:szCs w:val="16"/>
              </w:rPr>
              <w:t>13</w:t>
            </w:r>
          </w:p>
        </w:tc>
        <w:tc>
          <w:tcPr>
            <w:tcW w:w="2430" w:type="dxa"/>
            <w:noWrap/>
            <w:hideMark/>
          </w:tcPr>
          <w:p w14:paraId="7AC471F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France</w:t>
            </w:r>
          </w:p>
        </w:tc>
        <w:tc>
          <w:tcPr>
            <w:tcW w:w="1800" w:type="dxa"/>
            <w:noWrap/>
            <w:hideMark/>
          </w:tcPr>
          <w:p w14:paraId="5D5492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298855</w:t>
            </w:r>
          </w:p>
        </w:tc>
        <w:tc>
          <w:tcPr>
            <w:tcW w:w="2499" w:type="dxa"/>
            <w:noWrap/>
            <w:hideMark/>
          </w:tcPr>
          <w:p w14:paraId="108BEC9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33.24</w:t>
            </w:r>
          </w:p>
        </w:tc>
        <w:tc>
          <w:tcPr>
            <w:tcW w:w="0" w:type="auto"/>
            <w:noWrap/>
            <w:hideMark/>
          </w:tcPr>
          <w:p w14:paraId="62FF118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56</w:t>
            </w:r>
          </w:p>
        </w:tc>
      </w:tr>
      <w:tr w:rsidR="006C3C37" w:rsidRPr="00C54DD9" w14:paraId="03CE2A0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FE65A77" w14:textId="77777777" w:rsidR="006C3C37" w:rsidRPr="00C54DD9" w:rsidRDefault="006C3C37" w:rsidP="00E433F7">
            <w:pPr>
              <w:jc w:val="both"/>
              <w:rPr>
                <w:rFonts w:cstheme="minorHAnsi"/>
                <w:sz w:val="16"/>
                <w:szCs w:val="16"/>
              </w:rPr>
            </w:pPr>
            <w:r w:rsidRPr="00C54DD9">
              <w:rPr>
                <w:rFonts w:cstheme="minorHAnsi"/>
                <w:sz w:val="16"/>
                <w:szCs w:val="16"/>
              </w:rPr>
              <w:t>14</w:t>
            </w:r>
          </w:p>
        </w:tc>
        <w:tc>
          <w:tcPr>
            <w:tcW w:w="2430" w:type="dxa"/>
            <w:noWrap/>
            <w:hideMark/>
          </w:tcPr>
          <w:p w14:paraId="732973A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Greece</w:t>
            </w:r>
          </w:p>
        </w:tc>
        <w:tc>
          <w:tcPr>
            <w:tcW w:w="1800" w:type="dxa"/>
            <w:noWrap/>
            <w:hideMark/>
          </w:tcPr>
          <w:p w14:paraId="1846A13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263142</w:t>
            </w:r>
          </w:p>
        </w:tc>
        <w:tc>
          <w:tcPr>
            <w:tcW w:w="2499" w:type="dxa"/>
            <w:noWrap/>
            <w:hideMark/>
          </w:tcPr>
          <w:p w14:paraId="68A382D6"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180.13</w:t>
            </w:r>
          </w:p>
        </w:tc>
        <w:tc>
          <w:tcPr>
            <w:tcW w:w="0" w:type="auto"/>
            <w:noWrap/>
            <w:hideMark/>
          </w:tcPr>
          <w:p w14:paraId="63DF2CF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w:t>
            </w:r>
          </w:p>
        </w:tc>
      </w:tr>
      <w:tr w:rsidR="006C3C37" w:rsidRPr="00C54DD9" w14:paraId="1669FCE4"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72E030A" w14:textId="77777777" w:rsidR="006C3C37" w:rsidRPr="00C54DD9" w:rsidRDefault="006C3C37" w:rsidP="00E433F7">
            <w:pPr>
              <w:jc w:val="both"/>
              <w:rPr>
                <w:rFonts w:cstheme="minorHAnsi"/>
                <w:sz w:val="16"/>
                <w:szCs w:val="16"/>
              </w:rPr>
            </w:pPr>
            <w:r w:rsidRPr="00C54DD9">
              <w:rPr>
                <w:rFonts w:cstheme="minorHAnsi"/>
                <w:sz w:val="16"/>
                <w:szCs w:val="16"/>
              </w:rPr>
              <w:t>15</w:t>
            </w:r>
          </w:p>
        </w:tc>
        <w:tc>
          <w:tcPr>
            <w:tcW w:w="2430" w:type="dxa"/>
            <w:noWrap/>
            <w:hideMark/>
          </w:tcPr>
          <w:p w14:paraId="5B376395"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Russian Federation</w:t>
            </w:r>
          </w:p>
        </w:tc>
        <w:tc>
          <w:tcPr>
            <w:tcW w:w="1800" w:type="dxa"/>
            <w:noWrap/>
            <w:hideMark/>
          </w:tcPr>
          <w:p w14:paraId="76F439D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261658</w:t>
            </w:r>
          </w:p>
        </w:tc>
        <w:tc>
          <w:tcPr>
            <w:tcW w:w="2499" w:type="dxa"/>
            <w:noWrap/>
            <w:hideMark/>
          </w:tcPr>
          <w:p w14:paraId="125D0BB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13.45</w:t>
            </w:r>
          </w:p>
        </w:tc>
        <w:tc>
          <w:tcPr>
            <w:tcW w:w="0" w:type="auto"/>
            <w:noWrap/>
            <w:hideMark/>
          </w:tcPr>
          <w:p w14:paraId="1696132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99</w:t>
            </w:r>
          </w:p>
        </w:tc>
      </w:tr>
      <w:tr w:rsidR="006C3C37" w:rsidRPr="00C54DD9" w14:paraId="2823C7BD"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B176701" w14:textId="77777777" w:rsidR="006C3C37" w:rsidRPr="00C54DD9" w:rsidRDefault="006C3C37" w:rsidP="00E433F7">
            <w:pPr>
              <w:jc w:val="both"/>
              <w:rPr>
                <w:rFonts w:cstheme="minorHAnsi"/>
                <w:sz w:val="16"/>
                <w:szCs w:val="16"/>
              </w:rPr>
            </w:pPr>
            <w:r w:rsidRPr="00C54DD9">
              <w:rPr>
                <w:rFonts w:cstheme="minorHAnsi"/>
                <w:sz w:val="16"/>
                <w:szCs w:val="16"/>
              </w:rPr>
              <w:t>16</w:t>
            </w:r>
          </w:p>
        </w:tc>
        <w:tc>
          <w:tcPr>
            <w:tcW w:w="2430" w:type="dxa"/>
            <w:noWrap/>
            <w:hideMark/>
          </w:tcPr>
          <w:p w14:paraId="4BD789B3"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Australia</w:t>
            </w:r>
          </w:p>
        </w:tc>
        <w:tc>
          <w:tcPr>
            <w:tcW w:w="1800" w:type="dxa"/>
            <w:noWrap/>
            <w:hideMark/>
          </w:tcPr>
          <w:p w14:paraId="26CA671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205276</w:t>
            </w:r>
          </w:p>
        </w:tc>
        <w:tc>
          <w:tcPr>
            <w:tcW w:w="2499" w:type="dxa"/>
            <w:noWrap/>
            <w:hideMark/>
          </w:tcPr>
          <w:p w14:paraId="3DE135F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63.85</w:t>
            </w:r>
          </w:p>
        </w:tc>
        <w:tc>
          <w:tcPr>
            <w:tcW w:w="0" w:type="auto"/>
            <w:noWrap/>
            <w:hideMark/>
          </w:tcPr>
          <w:p w14:paraId="03DF49E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w:t>
            </w:r>
          </w:p>
        </w:tc>
      </w:tr>
      <w:tr w:rsidR="006C3C37" w:rsidRPr="00C54DD9" w14:paraId="54D9C3E9"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FB271CD" w14:textId="77777777" w:rsidR="006C3C37" w:rsidRPr="00C54DD9" w:rsidRDefault="006C3C37" w:rsidP="00E433F7">
            <w:pPr>
              <w:jc w:val="both"/>
              <w:rPr>
                <w:rFonts w:cstheme="minorHAnsi"/>
                <w:sz w:val="16"/>
                <w:szCs w:val="16"/>
              </w:rPr>
            </w:pPr>
            <w:r w:rsidRPr="00C54DD9">
              <w:rPr>
                <w:rFonts w:cstheme="minorHAnsi"/>
                <w:sz w:val="16"/>
                <w:szCs w:val="16"/>
              </w:rPr>
              <w:lastRenderedPageBreak/>
              <w:t>17</w:t>
            </w:r>
          </w:p>
        </w:tc>
        <w:tc>
          <w:tcPr>
            <w:tcW w:w="2430" w:type="dxa"/>
            <w:noWrap/>
            <w:hideMark/>
          </w:tcPr>
          <w:p w14:paraId="7BC4C4FF"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Mexico</w:t>
            </w:r>
          </w:p>
        </w:tc>
        <w:tc>
          <w:tcPr>
            <w:tcW w:w="1800" w:type="dxa"/>
            <w:noWrap/>
            <w:hideMark/>
          </w:tcPr>
          <w:p w14:paraId="46C670D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205090</w:t>
            </w:r>
          </w:p>
        </w:tc>
        <w:tc>
          <w:tcPr>
            <w:tcW w:w="2499" w:type="dxa"/>
            <w:noWrap/>
            <w:hideMark/>
          </w:tcPr>
          <w:p w14:paraId="45E38182"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12.07</w:t>
            </w:r>
          </w:p>
        </w:tc>
        <w:tc>
          <w:tcPr>
            <w:tcW w:w="0" w:type="auto"/>
            <w:noWrap/>
            <w:hideMark/>
          </w:tcPr>
          <w:p w14:paraId="43EC21C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107</w:t>
            </w:r>
          </w:p>
        </w:tc>
      </w:tr>
      <w:tr w:rsidR="006C3C37" w:rsidRPr="00C54DD9" w14:paraId="4D86C745"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3DA6F3" w14:textId="77777777" w:rsidR="006C3C37" w:rsidRPr="00C54DD9" w:rsidRDefault="006C3C37" w:rsidP="00E433F7">
            <w:pPr>
              <w:jc w:val="both"/>
              <w:rPr>
                <w:rFonts w:cstheme="minorHAnsi"/>
                <w:sz w:val="16"/>
                <w:szCs w:val="16"/>
              </w:rPr>
            </w:pPr>
            <w:r w:rsidRPr="00C54DD9">
              <w:rPr>
                <w:rFonts w:cstheme="minorHAnsi"/>
                <w:sz w:val="16"/>
                <w:szCs w:val="16"/>
              </w:rPr>
              <w:t>18</w:t>
            </w:r>
          </w:p>
        </w:tc>
        <w:tc>
          <w:tcPr>
            <w:tcW w:w="2430" w:type="dxa"/>
            <w:noWrap/>
            <w:hideMark/>
          </w:tcPr>
          <w:p w14:paraId="753A81EE"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Netherlands</w:t>
            </w:r>
          </w:p>
        </w:tc>
        <w:tc>
          <w:tcPr>
            <w:tcW w:w="1800" w:type="dxa"/>
            <w:noWrap/>
            <w:hideMark/>
          </w:tcPr>
          <w:p w14:paraId="6097768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193768</w:t>
            </w:r>
          </w:p>
        </w:tc>
        <w:tc>
          <w:tcPr>
            <w:tcW w:w="2499" w:type="dxa"/>
            <w:noWrap/>
            <w:hideMark/>
          </w:tcPr>
          <w:p w14:paraId="2DAA143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84.73</w:t>
            </w:r>
          </w:p>
        </w:tc>
        <w:tc>
          <w:tcPr>
            <w:tcW w:w="0" w:type="auto"/>
            <w:noWrap/>
            <w:hideMark/>
          </w:tcPr>
          <w:p w14:paraId="70D59A2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w:t>
            </w:r>
          </w:p>
        </w:tc>
      </w:tr>
      <w:tr w:rsidR="006C3C37" w:rsidRPr="00C54DD9" w14:paraId="23F8A86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6976F78" w14:textId="77777777" w:rsidR="006C3C37" w:rsidRPr="00C54DD9" w:rsidRDefault="006C3C37" w:rsidP="00E433F7">
            <w:pPr>
              <w:jc w:val="both"/>
              <w:rPr>
                <w:rFonts w:cstheme="minorHAnsi"/>
                <w:sz w:val="16"/>
                <w:szCs w:val="16"/>
              </w:rPr>
            </w:pPr>
            <w:r w:rsidRPr="00C54DD9">
              <w:rPr>
                <w:rFonts w:cstheme="minorHAnsi"/>
                <w:sz w:val="16"/>
                <w:szCs w:val="16"/>
              </w:rPr>
              <w:t>19</w:t>
            </w:r>
          </w:p>
        </w:tc>
        <w:tc>
          <w:tcPr>
            <w:tcW w:w="2430" w:type="dxa"/>
            <w:noWrap/>
            <w:hideMark/>
          </w:tcPr>
          <w:p w14:paraId="3A9C1A6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Vietnam</w:t>
            </w:r>
          </w:p>
        </w:tc>
        <w:tc>
          <w:tcPr>
            <w:tcW w:w="1800" w:type="dxa"/>
            <w:noWrap/>
            <w:hideMark/>
          </w:tcPr>
          <w:p w14:paraId="11AE742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180403</w:t>
            </w:r>
          </w:p>
        </w:tc>
        <w:tc>
          <w:tcPr>
            <w:tcW w:w="2499" w:type="dxa"/>
            <w:noWrap/>
            <w:hideMark/>
          </w:tcPr>
          <w:p w14:paraId="6CABE57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14.28</w:t>
            </w:r>
          </w:p>
        </w:tc>
        <w:tc>
          <w:tcPr>
            <w:tcW w:w="0" w:type="auto"/>
            <w:noWrap/>
            <w:hideMark/>
          </w:tcPr>
          <w:p w14:paraId="198F27D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w:t>
            </w:r>
          </w:p>
        </w:tc>
      </w:tr>
      <w:tr w:rsidR="006C3C37" w:rsidRPr="00C54DD9" w14:paraId="548BF95E"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560E823" w14:textId="77777777" w:rsidR="006C3C37" w:rsidRPr="00C54DD9" w:rsidRDefault="006C3C37" w:rsidP="00E433F7">
            <w:pPr>
              <w:jc w:val="both"/>
              <w:rPr>
                <w:rFonts w:cstheme="minorHAnsi"/>
                <w:sz w:val="16"/>
                <w:szCs w:val="16"/>
              </w:rPr>
            </w:pPr>
            <w:r w:rsidRPr="00C54DD9">
              <w:rPr>
                <w:rFonts w:cstheme="minorHAnsi"/>
                <w:sz w:val="16"/>
                <w:szCs w:val="16"/>
              </w:rPr>
              <w:t>20</w:t>
            </w:r>
          </w:p>
        </w:tc>
        <w:tc>
          <w:tcPr>
            <w:tcW w:w="2430" w:type="dxa"/>
            <w:noWrap/>
            <w:hideMark/>
          </w:tcPr>
          <w:p w14:paraId="41B6381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Korea, Republic of</w:t>
            </w:r>
          </w:p>
        </w:tc>
        <w:tc>
          <w:tcPr>
            <w:tcW w:w="1800" w:type="dxa"/>
            <w:noWrap/>
            <w:hideMark/>
          </w:tcPr>
          <w:p w14:paraId="0692BF1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169886</w:t>
            </w:r>
          </w:p>
        </w:tc>
        <w:tc>
          <w:tcPr>
            <w:tcW w:w="2499" w:type="dxa"/>
            <w:noWrap/>
            <w:hideMark/>
          </w:tcPr>
          <w:p w14:paraId="46B9D56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24.67</w:t>
            </w:r>
          </w:p>
        </w:tc>
        <w:tc>
          <w:tcPr>
            <w:tcW w:w="0" w:type="auto"/>
            <w:noWrap/>
            <w:hideMark/>
          </w:tcPr>
          <w:p w14:paraId="623CE0E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73</w:t>
            </w:r>
          </w:p>
        </w:tc>
      </w:tr>
    </w:tbl>
    <w:p w14:paraId="18EA7EFE" w14:textId="1256FF6D" w:rsidR="000D7E5A" w:rsidRPr="00EE46DB" w:rsidRDefault="00F93767" w:rsidP="00E433F7">
      <w:pPr>
        <w:pStyle w:val="Caption"/>
        <w:jc w:val="both"/>
        <w:rPr>
          <w:bCs/>
        </w:rPr>
      </w:pPr>
      <w:r>
        <w:t xml:space="preserve">Table </w:t>
      </w:r>
      <w:fldSimple w:instr=" SEQ Table \* ARABIC ">
        <w:r w:rsidR="009D3094">
          <w:rPr>
            <w:noProof/>
          </w:rPr>
          <w:t>1</w:t>
        </w:r>
      </w:fldSimple>
      <w:r>
        <w:t>: Country level statistics</w:t>
      </w:r>
      <w:r w:rsidR="005D73B2">
        <w:t xml:space="preserve"> for the first 20 countries by aggregate download volume</w:t>
      </w:r>
    </w:p>
    <w:p w14:paraId="771682B4" w14:textId="77777777" w:rsidR="00EE46DB" w:rsidRDefault="00BE04FA" w:rsidP="00E433F7">
      <w:pPr>
        <w:jc w:val="both"/>
        <w:rPr>
          <w:bCs/>
        </w:rPr>
      </w:pPr>
      <w:r>
        <w:rPr>
          <w:bCs/>
        </w:rPr>
        <w:t xml:space="preserve">Looking at the geographic location of downloads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of these intuitive download locations.</w:t>
      </w:r>
    </w:p>
    <w:p w14:paraId="35A12894" w14:textId="77777777" w:rsidR="004D717B" w:rsidRDefault="004D717B" w:rsidP="00E433F7">
      <w:pPr>
        <w:jc w:val="both"/>
        <w:rPr>
          <w:bCs/>
        </w:rPr>
      </w:pP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1"/>
      </w:tblGrid>
      <w:tr w:rsidR="008A4C56" w14:paraId="1417EFC4" w14:textId="77777777" w:rsidTr="008A4C56">
        <w:tc>
          <w:tcPr>
            <w:tcW w:w="4680" w:type="dxa"/>
          </w:tcPr>
          <w:p w14:paraId="029E92E8" w14:textId="77777777" w:rsidR="004D717B" w:rsidRDefault="004D717B" w:rsidP="00E433F7">
            <w:pPr>
              <w:jc w:val="both"/>
              <w:rPr>
                <w:bCs/>
              </w:rPr>
            </w:pPr>
            <w:r>
              <w:rPr>
                <w:bCs/>
                <w:noProof/>
              </w:rPr>
              <w:drawing>
                <wp:inline distT="0" distB="0" distL="0" distR="0" wp14:anchorId="217AD25C" wp14:editId="7FE4E397">
                  <wp:extent cx="2910806" cy="1388853"/>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_dl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642" cy="1421220"/>
                          </a:xfrm>
                          <a:prstGeom prst="rect">
                            <a:avLst/>
                          </a:prstGeom>
                        </pic:spPr>
                      </pic:pic>
                    </a:graphicData>
                  </a:graphic>
                </wp:inline>
              </w:drawing>
            </w:r>
          </w:p>
        </w:tc>
        <w:tc>
          <w:tcPr>
            <w:tcW w:w="4783" w:type="dxa"/>
          </w:tcPr>
          <w:p w14:paraId="1876794B" w14:textId="77777777" w:rsidR="004D717B" w:rsidRDefault="004D717B" w:rsidP="00E433F7">
            <w:pPr>
              <w:jc w:val="both"/>
              <w:rPr>
                <w:bCs/>
              </w:rPr>
            </w:pPr>
            <w:r>
              <w:rPr>
                <w:bCs/>
                <w:noProof/>
              </w:rPr>
              <w:drawing>
                <wp:inline distT="0" distB="0" distL="0" distR="0" wp14:anchorId="0AFC25B3" wp14:editId="3E30A067">
                  <wp:extent cx="2855343" cy="138374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pe.dl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897" cy="1411150"/>
                          </a:xfrm>
                          <a:prstGeom prst="rect">
                            <a:avLst/>
                          </a:prstGeom>
                        </pic:spPr>
                      </pic:pic>
                    </a:graphicData>
                  </a:graphic>
                </wp:inline>
              </w:drawing>
            </w:r>
          </w:p>
        </w:tc>
      </w:tr>
      <w:tr w:rsidR="008A4C56" w14:paraId="61FB37F7" w14:textId="77777777" w:rsidTr="008A4C56">
        <w:tc>
          <w:tcPr>
            <w:tcW w:w="4680" w:type="dxa"/>
          </w:tcPr>
          <w:p w14:paraId="7556018D" w14:textId="77777777" w:rsidR="004D717B" w:rsidRDefault="008A4C56" w:rsidP="00E433F7">
            <w:pPr>
              <w:jc w:val="both"/>
              <w:rPr>
                <w:bCs/>
              </w:rPr>
            </w:pPr>
            <w:r>
              <w:rPr>
                <w:bCs/>
                <w:noProof/>
              </w:rPr>
              <w:drawing>
                <wp:inline distT="0" distB="0" distL="0" distR="0" wp14:anchorId="37C9ABA0" wp14:editId="4EC9DAB0">
                  <wp:extent cx="2910205" cy="139043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rica_dl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579" cy="1402077"/>
                          </a:xfrm>
                          <a:prstGeom prst="rect">
                            <a:avLst/>
                          </a:prstGeom>
                        </pic:spPr>
                      </pic:pic>
                    </a:graphicData>
                  </a:graphic>
                </wp:inline>
              </w:drawing>
            </w:r>
          </w:p>
        </w:tc>
        <w:tc>
          <w:tcPr>
            <w:tcW w:w="4783" w:type="dxa"/>
          </w:tcPr>
          <w:p w14:paraId="7F8665C5" w14:textId="77777777" w:rsidR="004D717B" w:rsidRDefault="008A4C56" w:rsidP="00E433F7">
            <w:pPr>
              <w:jc w:val="both"/>
              <w:rPr>
                <w:bCs/>
              </w:rPr>
            </w:pPr>
            <w:r>
              <w:rPr>
                <w:bCs/>
                <w:noProof/>
              </w:rPr>
              <w:drawing>
                <wp:inline distT="0" distB="0" distL="0" distR="0" wp14:anchorId="30D7694E" wp14:editId="52EFA73B">
                  <wp:extent cx="2924354" cy="139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a_dl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644" cy="1404693"/>
                          </a:xfrm>
                          <a:prstGeom prst="rect">
                            <a:avLst/>
                          </a:prstGeom>
                        </pic:spPr>
                      </pic:pic>
                    </a:graphicData>
                  </a:graphic>
                </wp:inline>
              </w:drawing>
            </w:r>
          </w:p>
        </w:tc>
      </w:tr>
    </w:tbl>
    <w:p w14:paraId="7D9EF33E" w14:textId="0F021F18" w:rsidR="004D717B" w:rsidRDefault="0080314F" w:rsidP="00E433F7">
      <w:pPr>
        <w:pStyle w:val="Caption"/>
        <w:jc w:val="both"/>
        <w:rPr>
          <w:bCs/>
        </w:rPr>
      </w:pPr>
      <w:r>
        <w:t xml:space="preserve">Figure </w:t>
      </w:r>
      <w:fldSimple w:instr=" SEQ Figure \* ARABIC ">
        <w:r w:rsidR="009D3094">
          <w:rPr>
            <w:noProof/>
          </w:rPr>
          <w:t>2</w:t>
        </w:r>
      </w:fldSimple>
      <w:r>
        <w:t>:Geographical distribution of download locations aggregated over the total observation period.</w:t>
      </w:r>
    </w:p>
    <w:p w14:paraId="55E67CAB" w14:textId="0F9A4065"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 xml:space="preserve">(see related tables in </w:t>
      </w:r>
      <w:r w:rsidR="00423FCE" w:rsidRPr="00423FCE">
        <w:rPr>
          <w:bCs/>
          <w:highlight w:val="yellow"/>
        </w:rPr>
        <w:t>Appendix XXX</w:t>
      </w:r>
      <w:r w:rsidR="00423FCE">
        <w:rPr>
          <w:bCs/>
        </w:rPr>
        <w:t xml:space="preserve">) also </w:t>
      </w:r>
      <w:r>
        <w:rPr>
          <w:bCs/>
        </w:rPr>
        <w:t xml:space="preserve">supports the self-professed claims of LibGen,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153914CD"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broadband Internet subscribe</w:t>
      </w:r>
      <w:r w:rsidR="00DE2707">
        <w:t>rs). We then try to add variables related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Research and de</w:t>
      </w:r>
      <w:r w:rsidR="00F226FF">
        <w:t>velopment expenditure (% of GDP</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Government expenditure per student, tertiary (% of GDP per capita)</w:t>
      </w:r>
      <w:r w:rsidR="00D170B8">
        <w:t xml:space="preserve">, </w:t>
      </w:r>
      <w:r w:rsidR="00D02B68">
        <w:t xml:space="preserve">scholarly research impact, as </w:t>
      </w:r>
      <w:r w:rsidR="00D02B68">
        <w:lastRenderedPageBreak/>
        <w:t xml:space="preserve">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FE77EF">
        <w:rPr>
          <w:rStyle w:val="FootnoteReference"/>
        </w:rPr>
        <w:footnoteReference w:id="7"/>
      </w:r>
    </w:p>
    <w:p w14:paraId="3A0A795B" w14:textId="5093F9BD"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F4904" w14:paraId="1E0220CF" w14:textId="77777777" w:rsidTr="007F4904">
        <w:trPr>
          <w:jc w:val="center"/>
        </w:trPr>
        <w:tc>
          <w:tcPr>
            <w:tcW w:w="4675" w:type="dxa"/>
          </w:tcPr>
          <w:p w14:paraId="1ECEDF9C" w14:textId="1BE88A5C" w:rsidR="007F4904" w:rsidRDefault="007F4904" w:rsidP="00E433F7">
            <w:pPr>
              <w:jc w:val="both"/>
            </w:pPr>
            <w:r>
              <w:rPr>
                <w:noProof/>
              </w:rPr>
              <w:drawing>
                <wp:inline distT="0" distB="0" distL="0" distR="0" wp14:anchorId="4310B6F3" wp14:editId="599863BF">
                  <wp:extent cx="2751827" cy="2201462"/>
                  <wp:effectExtent l="0" t="0" r="0" b="8890"/>
                  <wp:docPr id="7"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density_plot_continent-1.png"/>
                          <pic:cNvPicPr>
                            <a:picLocks noChangeAspect="1" noChangeArrowheads="1"/>
                          </pic:cNvPicPr>
                        </pic:nvPicPr>
                        <pic:blipFill>
                          <a:blip r:embed="rId13"/>
                          <a:stretch>
                            <a:fillRect/>
                          </a:stretch>
                        </pic:blipFill>
                        <pic:spPr bwMode="auto">
                          <a:xfrm>
                            <a:off x="0" y="0"/>
                            <a:ext cx="2758855" cy="2207084"/>
                          </a:xfrm>
                          <a:prstGeom prst="rect">
                            <a:avLst/>
                          </a:prstGeom>
                          <a:noFill/>
                          <a:ln w="9525">
                            <a:noFill/>
                            <a:headEnd/>
                            <a:tailEnd/>
                          </a:ln>
                        </pic:spPr>
                      </pic:pic>
                    </a:graphicData>
                  </a:graphic>
                </wp:inline>
              </w:drawing>
            </w:r>
          </w:p>
        </w:tc>
        <w:tc>
          <w:tcPr>
            <w:tcW w:w="4675" w:type="dxa"/>
          </w:tcPr>
          <w:p w14:paraId="016515CE" w14:textId="703FB353" w:rsidR="007F4904" w:rsidRDefault="007F4904" w:rsidP="00E433F7">
            <w:pPr>
              <w:jc w:val="both"/>
            </w:pPr>
            <w:r>
              <w:rPr>
                <w:noProof/>
              </w:rPr>
              <w:drawing>
                <wp:inline distT="0" distB="0" distL="0" distR="0" wp14:anchorId="56CF6DFD" wp14:editId="21D7B971">
                  <wp:extent cx="2751138" cy="2200910"/>
                  <wp:effectExtent l="0" t="0" r="0" b="8890"/>
                  <wp:docPr id="8"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box_plot-1.png"/>
                          <pic:cNvPicPr>
                            <a:picLocks noChangeAspect="1" noChangeArrowheads="1"/>
                          </pic:cNvPicPr>
                        </pic:nvPicPr>
                        <pic:blipFill>
                          <a:blip r:embed="rId14"/>
                          <a:stretch>
                            <a:fillRect/>
                          </a:stretch>
                        </pic:blipFill>
                        <pic:spPr bwMode="auto">
                          <a:xfrm>
                            <a:off x="0" y="0"/>
                            <a:ext cx="2778874" cy="2223099"/>
                          </a:xfrm>
                          <a:prstGeom prst="rect">
                            <a:avLst/>
                          </a:prstGeom>
                          <a:noFill/>
                          <a:ln w="9525">
                            <a:noFill/>
                            <a:headEnd/>
                            <a:tailEnd/>
                          </a:ln>
                        </pic:spPr>
                      </pic:pic>
                    </a:graphicData>
                  </a:graphic>
                </wp:inline>
              </w:drawing>
            </w:r>
          </w:p>
        </w:tc>
      </w:tr>
    </w:tbl>
    <w:p w14:paraId="57E0B368" w14:textId="17D4BDA5" w:rsidR="007F4904" w:rsidRDefault="008C0E63" w:rsidP="00E433F7">
      <w:pPr>
        <w:pStyle w:val="Caption"/>
        <w:jc w:val="both"/>
      </w:pPr>
      <w:bookmarkStart w:id="4" w:name="_Ref11756940"/>
      <w:r>
        <w:t xml:space="preserve">Figure </w:t>
      </w:r>
      <w:fldSimple w:instr=" SEQ Figure \* ARABIC ">
        <w:r w:rsidR="009D3094">
          <w:rPr>
            <w:noProof/>
          </w:rPr>
          <w:t>3</w:t>
        </w:r>
      </w:fldSimple>
      <w:bookmarkEnd w:id="4"/>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56973AA8"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a count data, the use of </w:t>
      </w:r>
      <w:r w:rsidR="00165A5B">
        <w:t xml:space="preserve">Poisson regression is </w:t>
      </w:r>
      <w:r w:rsidR="00250A05">
        <w:t xml:space="preserve">justified. On the other hand, a </w:t>
      </w:r>
      <w:r w:rsidR="00165A5B">
        <w:t xml:space="preserve">negative binomial distribution, </w:t>
      </w:r>
      <w:r w:rsidR="00250A05">
        <w:t>does not suit</w:t>
      </w:r>
      <w:r w:rsidR="00165A5B">
        <w:t xml:space="preserve"> this problem well</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77777777" w:rsidR="00B01EAE" w:rsidRDefault="00B01EAE" w:rsidP="00E433F7">
      <w:pPr>
        <w:jc w:val="both"/>
      </w:pPr>
      <w:r>
        <w:br w:type="page"/>
      </w:r>
    </w:p>
    <w:p w14:paraId="05B320AA" w14:textId="77777777" w:rsidR="008D7FE2" w:rsidRDefault="008D7FE2" w:rsidP="00E433F7">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63"/>
        <w:gridCol w:w="825"/>
        <w:gridCol w:w="807"/>
        <w:gridCol w:w="807"/>
      </w:tblGrid>
      <w:tr w:rsidR="00F27D44" w:rsidRPr="00F27D44" w14:paraId="3A1B6A92" w14:textId="77777777" w:rsidTr="00F27D44">
        <w:trPr>
          <w:tblCellSpacing w:w="15" w:type="dxa"/>
          <w:jc w:val="center"/>
        </w:trPr>
        <w:tc>
          <w:tcPr>
            <w:tcW w:w="0" w:type="auto"/>
            <w:gridSpan w:val="4"/>
            <w:tcBorders>
              <w:bottom w:val="single" w:sz="6" w:space="0" w:color="000000"/>
            </w:tcBorders>
            <w:vAlign w:val="center"/>
            <w:hideMark/>
          </w:tcPr>
          <w:p w14:paraId="4877E1B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bookmarkStart w:id="5" w:name="_Ref10815821"/>
          </w:p>
        </w:tc>
      </w:tr>
      <w:tr w:rsidR="00F27D44" w:rsidRPr="00F27D44" w14:paraId="68AA139D" w14:textId="77777777" w:rsidTr="00F27D44">
        <w:trPr>
          <w:tblCellSpacing w:w="15" w:type="dxa"/>
          <w:jc w:val="center"/>
        </w:trPr>
        <w:tc>
          <w:tcPr>
            <w:tcW w:w="0" w:type="auto"/>
            <w:vAlign w:val="center"/>
            <w:hideMark/>
          </w:tcPr>
          <w:p w14:paraId="48D4404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gridSpan w:val="3"/>
            <w:vAlign w:val="center"/>
            <w:hideMark/>
          </w:tcPr>
          <w:p w14:paraId="11B1AF9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Dependent variable:</w:t>
            </w:r>
          </w:p>
        </w:tc>
      </w:tr>
      <w:tr w:rsidR="00F27D44" w:rsidRPr="00F27D44" w14:paraId="62755018" w14:textId="77777777" w:rsidTr="00F27D44">
        <w:trPr>
          <w:tblCellSpacing w:w="15" w:type="dxa"/>
          <w:jc w:val="center"/>
        </w:trPr>
        <w:tc>
          <w:tcPr>
            <w:tcW w:w="0" w:type="auto"/>
            <w:vAlign w:val="center"/>
            <w:hideMark/>
          </w:tcPr>
          <w:p w14:paraId="5FBF4D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gridSpan w:val="3"/>
            <w:tcBorders>
              <w:bottom w:val="single" w:sz="6" w:space="0" w:color="000000"/>
            </w:tcBorders>
            <w:vAlign w:val="center"/>
            <w:hideMark/>
          </w:tcPr>
          <w:p w14:paraId="48FE64F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6EF397EE" w14:textId="77777777" w:rsidTr="00F27D44">
        <w:trPr>
          <w:tblCellSpacing w:w="15" w:type="dxa"/>
          <w:jc w:val="center"/>
        </w:trPr>
        <w:tc>
          <w:tcPr>
            <w:tcW w:w="0" w:type="auto"/>
            <w:vAlign w:val="center"/>
            <w:hideMark/>
          </w:tcPr>
          <w:p w14:paraId="498E91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7D64006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w:t>
            </w:r>
            <w:proofErr w:type="spellEnd"/>
          </w:p>
        </w:tc>
        <w:tc>
          <w:tcPr>
            <w:tcW w:w="0" w:type="auto"/>
            <w:gridSpan w:val="2"/>
            <w:vAlign w:val="center"/>
            <w:hideMark/>
          </w:tcPr>
          <w:p w14:paraId="00704AD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dl_per_pop_round</w:t>
            </w:r>
            <w:proofErr w:type="spellEnd"/>
          </w:p>
        </w:tc>
      </w:tr>
      <w:tr w:rsidR="00F27D44" w:rsidRPr="00F27D44" w14:paraId="2E35D229" w14:textId="77777777" w:rsidTr="00F27D44">
        <w:trPr>
          <w:tblCellSpacing w:w="15" w:type="dxa"/>
          <w:jc w:val="center"/>
        </w:trPr>
        <w:tc>
          <w:tcPr>
            <w:tcW w:w="0" w:type="auto"/>
            <w:vAlign w:val="center"/>
            <w:hideMark/>
          </w:tcPr>
          <w:p w14:paraId="12187B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042D9B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normal</w:t>
            </w:r>
          </w:p>
        </w:tc>
        <w:tc>
          <w:tcPr>
            <w:tcW w:w="0" w:type="auto"/>
            <w:vAlign w:val="center"/>
            <w:hideMark/>
          </w:tcPr>
          <w:p w14:paraId="2FA6026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Poisson</w:t>
            </w:r>
          </w:p>
        </w:tc>
        <w:tc>
          <w:tcPr>
            <w:tcW w:w="0" w:type="auto"/>
            <w:vAlign w:val="center"/>
            <w:hideMark/>
          </w:tcPr>
          <w:p w14:paraId="0EB76F4F" w14:textId="0F4A0C11"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i/>
                <w:iCs/>
                <w:sz w:val="14"/>
                <w:szCs w:val="24"/>
              </w:rPr>
              <w:t>quasipoisson</w:t>
            </w:r>
            <w:proofErr w:type="spellEnd"/>
          </w:p>
        </w:tc>
      </w:tr>
      <w:tr w:rsidR="00F27D44" w:rsidRPr="00F27D44" w14:paraId="62873849" w14:textId="77777777" w:rsidTr="00F27D44">
        <w:trPr>
          <w:tblCellSpacing w:w="15" w:type="dxa"/>
          <w:jc w:val="center"/>
        </w:trPr>
        <w:tc>
          <w:tcPr>
            <w:tcW w:w="0" w:type="auto"/>
            <w:vAlign w:val="center"/>
            <w:hideMark/>
          </w:tcPr>
          <w:p w14:paraId="61CC4C0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58DA04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54AA7AC"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2C0F5045" w14:textId="0D6DD291"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48D1132" w14:textId="77777777" w:rsidTr="00F27D44">
        <w:trPr>
          <w:tblCellSpacing w:w="15" w:type="dxa"/>
          <w:jc w:val="center"/>
        </w:trPr>
        <w:tc>
          <w:tcPr>
            <w:tcW w:w="0" w:type="auto"/>
            <w:vAlign w:val="center"/>
            <w:hideMark/>
          </w:tcPr>
          <w:p w14:paraId="788744D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868399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w:t>
            </w:r>
          </w:p>
        </w:tc>
        <w:tc>
          <w:tcPr>
            <w:tcW w:w="0" w:type="auto"/>
            <w:vAlign w:val="center"/>
            <w:hideMark/>
          </w:tcPr>
          <w:p w14:paraId="5176B8F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w:t>
            </w:r>
          </w:p>
        </w:tc>
        <w:tc>
          <w:tcPr>
            <w:tcW w:w="0" w:type="auto"/>
            <w:vAlign w:val="center"/>
            <w:hideMark/>
          </w:tcPr>
          <w:p w14:paraId="52A2A47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w:t>
            </w:r>
          </w:p>
        </w:tc>
      </w:tr>
      <w:tr w:rsidR="00F27D44" w:rsidRPr="00F27D44" w14:paraId="20936939" w14:textId="77777777" w:rsidTr="00F27D44">
        <w:trPr>
          <w:tblCellSpacing w:w="15" w:type="dxa"/>
          <w:jc w:val="center"/>
        </w:trPr>
        <w:tc>
          <w:tcPr>
            <w:tcW w:w="0" w:type="auto"/>
            <w:gridSpan w:val="4"/>
            <w:tcBorders>
              <w:bottom w:val="single" w:sz="6" w:space="0" w:color="000000"/>
            </w:tcBorders>
            <w:vAlign w:val="center"/>
            <w:hideMark/>
          </w:tcPr>
          <w:p w14:paraId="72D9976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A977B57" w14:textId="77777777" w:rsidTr="00F27D44">
        <w:trPr>
          <w:tblCellSpacing w:w="15" w:type="dxa"/>
          <w:jc w:val="center"/>
        </w:trPr>
        <w:tc>
          <w:tcPr>
            <w:tcW w:w="0" w:type="auto"/>
            <w:vAlign w:val="center"/>
            <w:hideMark/>
          </w:tcPr>
          <w:p w14:paraId="523878C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pop_per_mil</w:t>
            </w:r>
            <w:proofErr w:type="spellEnd"/>
            <w:r w:rsidRPr="00F27D44">
              <w:rPr>
                <w:rFonts w:ascii="Times New Roman" w:eastAsia="Times New Roman" w:hAnsi="Times New Roman" w:cs="Times New Roman"/>
                <w:sz w:val="14"/>
                <w:szCs w:val="24"/>
              </w:rPr>
              <w:t>)</w:t>
            </w:r>
          </w:p>
        </w:tc>
        <w:tc>
          <w:tcPr>
            <w:tcW w:w="0" w:type="auto"/>
            <w:vAlign w:val="center"/>
            <w:hideMark/>
          </w:tcPr>
          <w:p w14:paraId="5B7DAE8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-95.192</w:t>
            </w:r>
          </w:p>
        </w:tc>
        <w:tc>
          <w:tcPr>
            <w:tcW w:w="0" w:type="auto"/>
            <w:vAlign w:val="center"/>
            <w:hideMark/>
          </w:tcPr>
          <w:p w14:paraId="7F9C404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r w:rsidRPr="00F27D44">
              <w:rPr>
                <w:rFonts w:ascii="Times New Roman" w:eastAsia="Times New Roman" w:hAnsi="Times New Roman" w:cs="Times New Roman"/>
                <w:sz w:val="14"/>
                <w:szCs w:val="24"/>
                <w:vertAlign w:val="superscript"/>
              </w:rPr>
              <w:t>***</w:t>
            </w:r>
          </w:p>
        </w:tc>
        <w:tc>
          <w:tcPr>
            <w:tcW w:w="0" w:type="auto"/>
            <w:vAlign w:val="center"/>
            <w:hideMark/>
          </w:tcPr>
          <w:p w14:paraId="285B1DE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p>
        </w:tc>
      </w:tr>
      <w:tr w:rsidR="00F27D44" w:rsidRPr="00F27D44" w14:paraId="4315B38B" w14:textId="77777777" w:rsidTr="00F27D44">
        <w:trPr>
          <w:tblCellSpacing w:w="15" w:type="dxa"/>
          <w:jc w:val="center"/>
        </w:trPr>
        <w:tc>
          <w:tcPr>
            <w:tcW w:w="0" w:type="auto"/>
            <w:vAlign w:val="center"/>
            <w:hideMark/>
          </w:tcPr>
          <w:p w14:paraId="306390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6AE145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(128.776)</w:t>
            </w:r>
          </w:p>
        </w:tc>
        <w:tc>
          <w:tcPr>
            <w:tcW w:w="0" w:type="auto"/>
            <w:vAlign w:val="center"/>
            <w:hideMark/>
          </w:tcPr>
          <w:p w14:paraId="0F4E5B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(0.001)</w:t>
            </w:r>
          </w:p>
        </w:tc>
        <w:tc>
          <w:tcPr>
            <w:tcW w:w="0" w:type="auto"/>
            <w:vAlign w:val="center"/>
            <w:hideMark/>
          </w:tcPr>
          <w:p w14:paraId="4C0A52C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(0.026)</w:t>
            </w:r>
          </w:p>
        </w:tc>
      </w:tr>
      <w:tr w:rsidR="00F27D44" w:rsidRPr="00F27D44" w14:paraId="6F9F8E74" w14:textId="77777777" w:rsidTr="00F27D44">
        <w:trPr>
          <w:tblCellSpacing w:w="15" w:type="dxa"/>
          <w:jc w:val="center"/>
        </w:trPr>
        <w:tc>
          <w:tcPr>
            <w:tcW w:w="0" w:type="auto"/>
            <w:vAlign w:val="center"/>
            <w:hideMark/>
          </w:tcPr>
          <w:p w14:paraId="3295B7E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BC3185"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2C47BA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6C99D2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794617D4" w14:textId="77777777" w:rsidTr="00F27D44">
        <w:trPr>
          <w:tblCellSpacing w:w="15" w:type="dxa"/>
          <w:jc w:val="center"/>
        </w:trPr>
        <w:tc>
          <w:tcPr>
            <w:tcW w:w="0" w:type="auto"/>
            <w:vAlign w:val="center"/>
            <w:hideMark/>
          </w:tcPr>
          <w:p w14:paraId="5728E07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gdp</w:t>
            </w:r>
            <w:proofErr w:type="spellEnd"/>
            <w:r w:rsidRPr="00F27D44">
              <w:rPr>
                <w:rFonts w:ascii="Times New Roman" w:eastAsia="Times New Roman" w:hAnsi="Times New Roman" w:cs="Times New Roman"/>
                <w:sz w:val="14"/>
                <w:szCs w:val="24"/>
              </w:rPr>
              <w:t>)</w:t>
            </w:r>
          </w:p>
        </w:tc>
        <w:tc>
          <w:tcPr>
            <w:tcW w:w="0" w:type="auto"/>
            <w:vAlign w:val="center"/>
            <w:hideMark/>
          </w:tcPr>
          <w:p w14:paraId="563722E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757.426</w:t>
            </w:r>
            <w:r w:rsidRPr="00F27D44">
              <w:rPr>
                <w:rFonts w:ascii="Times New Roman" w:eastAsia="Times New Roman" w:hAnsi="Times New Roman" w:cs="Times New Roman"/>
                <w:sz w:val="14"/>
                <w:szCs w:val="24"/>
                <w:vertAlign w:val="superscript"/>
              </w:rPr>
              <w:t>**</w:t>
            </w:r>
          </w:p>
        </w:tc>
        <w:tc>
          <w:tcPr>
            <w:tcW w:w="0" w:type="auto"/>
            <w:vAlign w:val="center"/>
            <w:hideMark/>
          </w:tcPr>
          <w:p w14:paraId="1C428ED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c>
          <w:tcPr>
            <w:tcW w:w="0" w:type="auto"/>
            <w:vAlign w:val="center"/>
            <w:hideMark/>
          </w:tcPr>
          <w:p w14:paraId="406EE4A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r>
      <w:tr w:rsidR="00F27D44" w:rsidRPr="00F27D44" w14:paraId="6AC45C30" w14:textId="77777777" w:rsidTr="00F27D44">
        <w:trPr>
          <w:tblCellSpacing w:w="15" w:type="dxa"/>
          <w:jc w:val="center"/>
        </w:trPr>
        <w:tc>
          <w:tcPr>
            <w:tcW w:w="0" w:type="auto"/>
            <w:vAlign w:val="center"/>
            <w:hideMark/>
          </w:tcPr>
          <w:p w14:paraId="110D1F5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F7757A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(366.718)</w:t>
            </w:r>
          </w:p>
        </w:tc>
        <w:tc>
          <w:tcPr>
            <w:tcW w:w="0" w:type="auto"/>
            <w:vAlign w:val="center"/>
            <w:hideMark/>
          </w:tcPr>
          <w:p w14:paraId="606A1A0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(0.002)</w:t>
            </w:r>
          </w:p>
        </w:tc>
        <w:tc>
          <w:tcPr>
            <w:tcW w:w="0" w:type="auto"/>
            <w:vAlign w:val="center"/>
            <w:hideMark/>
          </w:tcPr>
          <w:p w14:paraId="617544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(0.091)</w:t>
            </w:r>
          </w:p>
        </w:tc>
      </w:tr>
      <w:tr w:rsidR="00F27D44" w:rsidRPr="00F27D44" w14:paraId="3E6BF051" w14:textId="77777777" w:rsidTr="00F27D44">
        <w:trPr>
          <w:tblCellSpacing w:w="15" w:type="dxa"/>
          <w:jc w:val="center"/>
        </w:trPr>
        <w:tc>
          <w:tcPr>
            <w:tcW w:w="0" w:type="auto"/>
            <w:vAlign w:val="center"/>
            <w:hideMark/>
          </w:tcPr>
          <w:p w14:paraId="0A119D5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60CDEED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7509EF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4AEE98E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1C4B61A8" w14:textId="77777777" w:rsidTr="00F27D44">
        <w:trPr>
          <w:tblCellSpacing w:w="15" w:type="dxa"/>
          <w:jc w:val="center"/>
        </w:trPr>
        <w:tc>
          <w:tcPr>
            <w:tcW w:w="0" w:type="auto"/>
            <w:vAlign w:val="center"/>
            <w:hideMark/>
          </w:tcPr>
          <w:p w14:paraId="4DEF21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internet_per_pop</w:t>
            </w:r>
            <w:proofErr w:type="spellEnd"/>
          </w:p>
        </w:tc>
        <w:tc>
          <w:tcPr>
            <w:tcW w:w="0" w:type="auto"/>
            <w:vAlign w:val="center"/>
            <w:hideMark/>
          </w:tcPr>
          <w:p w14:paraId="69E7EF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19,897.140</w:t>
            </w:r>
            <w:r w:rsidRPr="00F27D44">
              <w:rPr>
                <w:rFonts w:ascii="Times New Roman" w:eastAsia="Times New Roman" w:hAnsi="Times New Roman" w:cs="Times New Roman"/>
                <w:sz w:val="14"/>
                <w:szCs w:val="24"/>
                <w:vertAlign w:val="superscript"/>
              </w:rPr>
              <w:t>***</w:t>
            </w:r>
          </w:p>
        </w:tc>
        <w:tc>
          <w:tcPr>
            <w:tcW w:w="0" w:type="auto"/>
            <w:vAlign w:val="center"/>
            <w:hideMark/>
          </w:tcPr>
          <w:p w14:paraId="01DDC45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c>
          <w:tcPr>
            <w:tcW w:w="0" w:type="auto"/>
            <w:vAlign w:val="center"/>
            <w:hideMark/>
          </w:tcPr>
          <w:p w14:paraId="33C15E4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r>
      <w:tr w:rsidR="00F27D44" w:rsidRPr="00F27D44" w14:paraId="60A57AFF" w14:textId="77777777" w:rsidTr="00F27D44">
        <w:trPr>
          <w:tblCellSpacing w:w="15" w:type="dxa"/>
          <w:jc w:val="center"/>
        </w:trPr>
        <w:tc>
          <w:tcPr>
            <w:tcW w:w="0" w:type="auto"/>
            <w:vAlign w:val="center"/>
            <w:hideMark/>
          </w:tcPr>
          <w:p w14:paraId="12EE1E8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417141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(3,278.182)</w:t>
            </w:r>
          </w:p>
        </w:tc>
        <w:tc>
          <w:tcPr>
            <w:tcW w:w="0" w:type="auto"/>
            <w:vAlign w:val="center"/>
            <w:hideMark/>
          </w:tcPr>
          <w:p w14:paraId="146A7C6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(0.012)</w:t>
            </w:r>
          </w:p>
        </w:tc>
        <w:tc>
          <w:tcPr>
            <w:tcW w:w="0" w:type="auto"/>
            <w:vAlign w:val="center"/>
            <w:hideMark/>
          </w:tcPr>
          <w:p w14:paraId="5433C1F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(0.585)</w:t>
            </w:r>
          </w:p>
        </w:tc>
      </w:tr>
      <w:tr w:rsidR="00F27D44" w:rsidRPr="00F27D44" w14:paraId="1C031BD0" w14:textId="77777777" w:rsidTr="00F27D44">
        <w:trPr>
          <w:tblCellSpacing w:w="15" w:type="dxa"/>
          <w:jc w:val="center"/>
        </w:trPr>
        <w:tc>
          <w:tcPr>
            <w:tcW w:w="0" w:type="auto"/>
            <w:vAlign w:val="center"/>
            <w:hideMark/>
          </w:tcPr>
          <w:p w14:paraId="476C670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24BA0C1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06F2BFF"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3F7945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4A0933F" w14:textId="77777777" w:rsidTr="00F27D44">
        <w:trPr>
          <w:tblCellSpacing w:w="15" w:type="dxa"/>
          <w:jc w:val="center"/>
        </w:trPr>
        <w:tc>
          <w:tcPr>
            <w:tcW w:w="0" w:type="auto"/>
            <w:vAlign w:val="center"/>
            <w:hideMark/>
          </w:tcPr>
          <w:p w14:paraId="3E4EA93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Constant</w:t>
            </w:r>
          </w:p>
        </w:tc>
        <w:tc>
          <w:tcPr>
            <w:tcW w:w="0" w:type="auto"/>
            <w:vAlign w:val="center"/>
            <w:hideMark/>
          </w:tcPr>
          <w:p w14:paraId="6ABF8F9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-5,646.117</w:t>
            </w:r>
            <w:r w:rsidRPr="00F27D44">
              <w:rPr>
                <w:rFonts w:ascii="Times New Roman" w:eastAsia="Times New Roman" w:hAnsi="Times New Roman" w:cs="Times New Roman"/>
                <w:sz w:val="14"/>
                <w:szCs w:val="24"/>
                <w:vertAlign w:val="superscript"/>
              </w:rPr>
              <w:t>*</w:t>
            </w:r>
          </w:p>
        </w:tc>
        <w:tc>
          <w:tcPr>
            <w:tcW w:w="0" w:type="auto"/>
            <w:vAlign w:val="center"/>
            <w:hideMark/>
          </w:tcPr>
          <w:p w14:paraId="51F41BB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c>
          <w:tcPr>
            <w:tcW w:w="0" w:type="auto"/>
            <w:vAlign w:val="center"/>
            <w:hideMark/>
          </w:tcPr>
          <w:p w14:paraId="1CD864D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r>
      <w:tr w:rsidR="00F27D44" w:rsidRPr="00F27D44" w14:paraId="16DA2123" w14:textId="77777777" w:rsidTr="00F27D44">
        <w:trPr>
          <w:tblCellSpacing w:w="15" w:type="dxa"/>
          <w:jc w:val="center"/>
        </w:trPr>
        <w:tc>
          <w:tcPr>
            <w:tcW w:w="0" w:type="auto"/>
            <w:vAlign w:val="center"/>
            <w:hideMark/>
          </w:tcPr>
          <w:p w14:paraId="0F3DB24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4CEC1D5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(3,162.350)</w:t>
            </w:r>
          </w:p>
        </w:tc>
        <w:tc>
          <w:tcPr>
            <w:tcW w:w="0" w:type="auto"/>
            <w:vAlign w:val="center"/>
            <w:hideMark/>
          </w:tcPr>
          <w:p w14:paraId="192E4F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(0.018)</w:t>
            </w:r>
          </w:p>
        </w:tc>
        <w:tc>
          <w:tcPr>
            <w:tcW w:w="0" w:type="auto"/>
            <w:vAlign w:val="center"/>
            <w:hideMark/>
          </w:tcPr>
          <w:p w14:paraId="209F35A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(0.845)</w:t>
            </w:r>
          </w:p>
        </w:tc>
      </w:tr>
      <w:tr w:rsidR="00F27D44" w:rsidRPr="00F27D44" w14:paraId="144523D4" w14:textId="77777777" w:rsidTr="00F27D44">
        <w:trPr>
          <w:tblCellSpacing w:w="15" w:type="dxa"/>
          <w:jc w:val="center"/>
        </w:trPr>
        <w:tc>
          <w:tcPr>
            <w:tcW w:w="0" w:type="auto"/>
            <w:vAlign w:val="center"/>
            <w:hideMark/>
          </w:tcPr>
          <w:p w14:paraId="4935EA8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73C47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845E22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0C00C2F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25DDAA75" w14:textId="77777777" w:rsidTr="00F27D44">
        <w:trPr>
          <w:tblCellSpacing w:w="15" w:type="dxa"/>
          <w:jc w:val="center"/>
        </w:trPr>
        <w:tc>
          <w:tcPr>
            <w:tcW w:w="0" w:type="auto"/>
            <w:gridSpan w:val="4"/>
            <w:tcBorders>
              <w:bottom w:val="single" w:sz="6" w:space="0" w:color="000000"/>
            </w:tcBorders>
            <w:vAlign w:val="center"/>
            <w:hideMark/>
          </w:tcPr>
          <w:p w14:paraId="3B7C2D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0E7CC6C4" w14:textId="77777777" w:rsidTr="00F27D44">
        <w:trPr>
          <w:tblCellSpacing w:w="15" w:type="dxa"/>
          <w:jc w:val="center"/>
        </w:trPr>
        <w:tc>
          <w:tcPr>
            <w:tcW w:w="0" w:type="auto"/>
            <w:vAlign w:val="center"/>
            <w:hideMark/>
          </w:tcPr>
          <w:p w14:paraId="43E10A3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Observations</w:t>
            </w:r>
          </w:p>
        </w:tc>
        <w:tc>
          <w:tcPr>
            <w:tcW w:w="0" w:type="auto"/>
            <w:vAlign w:val="center"/>
            <w:hideMark/>
          </w:tcPr>
          <w:p w14:paraId="2B50E2C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5918B2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23765A8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r>
      <w:tr w:rsidR="00F27D44" w:rsidRPr="00F27D44" w14:paraId="07C6719A" w14:textId="77777777" w:rsidTr="00F27D44">
        <w:trPr>
          <w:tblCellSpacing w:w="15" w:type="dxa"/>
          <w:jc w:val="center"/>
        </w:trPr>
        <w:tc>
          <w:tcPr>
            <w:tcW w:w="0" w:type="auto"/>
            <w:vAlign w:val="center"/>
            <w:hideMark/>
          </w:tcPr>
          <w:p w14:paraId="63E204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 Likelihood</w:t>
            </w:r>
          </w:p>
        </w:tc>
        <w:tc>
          <w:tcPr>
            <w:tcW w:w="0" w:type="auto"/>
            <w:vAlign w:val="center"/>
            <w:hideMark/>
          </w:tcPr>
          <w:p w14:paraId="70C51EE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-1,791.488</w:t>
            </w:r>
          </w:p>
        </w:tc>
        <w:tc>
          <w:tcPr>
            <w:tcW w:w="0" w:type="auto"/>
            <w:vAlign w:val="center"/>
            <w:hideMark/>
          </w:tcPr>
          <w:p w14:paraId="5540927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-194,401.000</w:t>
            </w:r>
          </w:p>
        </w:tc>
        <w:tc>
          <w:tcPr>
            <w:tcW w:w="0" w:type="auto"/>
            <w:vAlign w:val="center"/>
            <w:hideMark/>
          </w:tcPr>
          <w:p w14:paraId="293F98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586D77A9" w14:textId="77777777" w:rsidTr="00F27D44">
        <w:trPr>
          <w:tblCellSpacing w:w="15" w:type="dxa"/>
          <w:jc w:val="center"/>
        </w:trPr>
        <w:tc>
          <w:tcPr>
            <w:tcW w:w="0" w:type="auto"/>
            <w:vAlign w:val="center"/>
            <w:hideMark/>
          </w:tcPr>
          <w:p w14:paraId="6300CDAD"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Akaike Inf. Crit.</w:t>
            </w:r>
          </w:p>
        </w:tc>
        <w:tc>
          <w:tcPr>
            <w:tcW w:w="0" w:type="auto"/>
            <w:vAlign w:val="center"/>
            <w:hideMark/>
          </w:tcPr>
          <w:p w14:paraId="30DF50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3,590.975</w:t>
            </w:r>
          </w:p>
        </w:tc>
        <w:tc>
          <w:tcPr>
            <w:tcW w:w="0" w:type="auto"/>
            <w:vAlign w:val="center"/>
            <w:hideMark/>
          </w:tcPr>
          <w:p w14:paraId="0221D78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388,810.000</w:t>
            </w:r>
          </w:p>
        </w:tc>
        <w:tc>
          <w:tcPr>
            <w:tcW w:w="0" w:type="auto"/>
            <w:vAlign w:val="center"/>
            <w:hideMark/>
          </w:tcPr>
          <w:p w14:paraId="67558F7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2DC27131" w14:textId="77777777" w:rsidTr="00F27D44">
        <w:trPr>
          <w:tblCellSpacing w:w="15" w:type="dxa"/>
          <w:jc w:val="center"/>
        </w:trPr>
        <w:tc>
          <w:tcPr>
            <w:tcW w:w="0" w:type="auto"/>
            <w:gridSpan w:val="4"/>
            <w:tcBorders>
              <w:bottom w:val="single" w:sz="6" w:space="0" w:color="000000"/>
            </w:tcBorders>
            <w:vAlign w:val="center"/>
            <w:hideMark/>
          </w:tcPr>
          <w:p w14:paraId="7A947E69"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57364B0" w14:textId="77777777" w:rsidTr="00F27D44">
        <w:trPr>
          <w:tblCellSpacing w:w="15" w:type="dxa"/>
          <w:jc w:val="center"/>
        </w:trPr>
        <w:tc>
          <w:tcPr>
            <w:tcW w:w="0" w:type="auto"/>
            <w:vAlign w:val="center"/>
            <w:hideMark/>
          </w:tcPr>
          <w:p w14:paraId="177D1FC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Note:</w:t>
            </w:r>
          </w:p>
        </w:tc>
        <w:tc>
          <w:tcPr>
            <w:tcW w:w="0" w:type="auto"/>
            <w:gridSpan w:val="3"/>
            <w:vAlign w:val="center"/>
            <w:hideMark/>
          </w:tcPr>
          <w:p w14:paraId="3638A08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p&lt;0.1;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p&lt;0.05;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p&lt;0.01</w:t>
            </w:r>
          </w:p>
        </w:tc>
      </w:tr>
    </w:tbl>
    <w:p w14:paraId="636E72FF" w14:textId="75F5EB1A" w:rsidR="003D089F" w:rsidRPr="003D089F" w:rsidRDefault="00F27D44" w:rsidP="00E433F7">
      <w:pPr>
        <w:pStyle w:val="Caption"/>
        <w:jc w:val="both"/>
        <w:rPr>
          <w:b/>
        </w:rPr>
      </w:pPr>
      <w:r>
        <w:t xml:space="preserve"> </w:t>
      </w:r>
      <w:bookmarkStart w:id="6" w:name="_Ref11839878"/>
      <w:r w:rsidR="00377DB5">
        <w:t xml:space="preserve">Table </w:t>
      </w:r>
      <w:fldSimple w:instr=" SEQ Table \* ARABIC ">
        <w:r w:rsidR="009D3094">
          <w:rPr>
            <w:noProof/>
          </w:rPr>
          <w:t>2</w:t>
        </w:r>
      </w:fldSimple>
      <w:bookmarkEnd w:id="5"/>
      <w:bookmarkEnd w:id="6"/>
      <w:r w:rsidR="00377DB5">
        <w:t>: Global downloads by macroeconomic variables</w:t>
      </w:r>
    </w:p>
    <w:p w14:paraId="63CA9E7F" w14:textId="6B5ADF45" w:rsidR="004077A3" w:rsidRDefault="00F26DF1" w:rsidP="00E433F7">
      <w:pPr>
        <w:jc w:val="both"/>
      </w:pPr>
      <w:r>
        <w:t xml:space="preserve">In the </w:t>
      </w:r>
      <w:r w:rsidR="001C3EF8">
        <w:t>general linear</w:t>
      </w:r>
      <w:r>
        <w:t xml:space="preserve"> </w:t>
      </w:r>
      <w:proofErr w:type="gramStart"/>
      <w:r>
        <w:t>model</w:t>
      </w:r>
      <w:proofErr w:type="gramEnd"/>
      <w:r>
        <w:t xml:space="preserve"> </w:t>
      </w:r>
      <w:r w:rsidR="00A75F1C">
        <w:t xml:space="preserve">both the </w:t>
      </w:r>
      <w:r w:rsidR="00165A5B">
        <w:t>Internet</w:t>
      </w:r>
      <w:r>
        <w:t xml:space="preserve"> </w:t>
      </w:r>
      <w:r w:rsidR="00165A5B">
        <w:t xml:space="preserve">Penetration </w:t>
      </w:r>
      <w:r w:rsidR="00A75F1C">
        <w:t xml:space="preserve">and the GDP </w:t>
      </w:r>
      <w:r w:rsidR="002450F5">
        <w:t>ha</w:t>
      </w:r>
      <w:r w:rsidR="00A75F1C">
        <w:t xml:space="preserve">ve </w:t>
      </w:r>
      <w:r w:rsidR="002450F5">
        <w:t>positive effect</w:t>
      </w:r>
      <w:r w:rsidR="00A75F1C">
        <w:t xml:space="preserve">s, but the significance of the GDP effect is </w:t>
      </w:r>
      <w:del w:id="7" w:author="Daniel Antal" w:date="2020-04-20T13:10:00Z">
        <w:r w:rsidR="001D2834" w:rsidDel="00377B7F">
          <w:delText xml:space="preserve">somewhat </w:delText>
        </w:r>
        <w:r w:rsidR="00A75F1C" w:rsidDel="00377B7F">
          <w:delText xml:space="preserve"> weaker</w:delText>
        </w:r>
      </w:del>
      <w:ins w:id="8" w:author="Daniel Antal" w:date="2020-04-20T13:10:00Z">
        <w:r w:rsidR="00377B7F">
          <w:t>somewhat weaker</w:t>
        </w:r>
      </w:ins>
      <w:r w:rsidR="00A75F1C">
        <w:t xml:space="preserve"> than the effect of internet penetration</w:t>
      </w:r>
      <w:r w:rsidR="00165A5B">
        <w:t xml:space="preserve">. </w:t>
      </w:r>
      <w:r w:rsidR="003B4172">
        <w:t xml:space="preserve">While there </w:t>
      </w:r>
      <w:r w:rsidR="000C6A44">
        <w:t>is a 0.68</w:t>
      </w:r>
      <w:r w:rsidR="00165A5B">
        <w:t xml:space="preserve"> correlation between GDP and Internet penetration, the VIF values of the model show that the model does not</w:t>
      </w:r>
      <w:r w:rsidR="00C850DE">
        <w:t xml:space="preserve"> suffer from multicollinearity. </w:t>
      </w:r>
    </w:p>
    <w:p w14:paraId="26E0E21B" w14:textId="5F154691"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ins w:id="9" w:author="Daniel Antal" w:date="2020-04-20T13:10:00Z">
        <w:r w:rsidR="003D0523">
          <w:t xml:space="preserve"> </w:t>
        </w:r>
      </w:ins>
      <w:r w:rsidR="004077A3">
        <w:t>n</w:t>
      </w:r>
      <w:ins w:id="10" w:author="Daniel Antal" w:date="2020-04-20T13:10:00Z">
        <w:r w:rsidR="003D0523">
          <w:t>o</w:t>
        </w:r>
      </w:ins>
      <w:del w:id="11" w:author="Daniel Antal" w:date="2020-04-20T13:10:00Z">
        <w:r w:rsidR="004077A3" w:rsidDel="003D0523">
          <w:delText>’</w:delText>
        </w:r>
      </w:del>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wealthier, countries with better internet download more</w:t>
      </w:r>
      <w:r w:rsidR="009A1D6E">
        <w:t xml:space="preserve">. Population enters as a highly significant explanatory variable with a negative sign, </w:t>
      </w:r>
      <w:r w:rsidR="00DE1355">
        <w:t xml:space="preserve">which may be the result of </w:t>
      </w:r>
      <w:r w:rsidR="00576C33">
        <w:t xml:space="preserve">two factors. On the one hand the knowledge demand of populous </w:t>
      </w:r>
      <w:r w:rsidR="00DE1355">
        <w:t>co</w:t>
      </w:r>
      <w:r w:rsidR="00576C33">
        <w:t>u</w:t>
      </w:r>
      <w:r w:rsidR="00DE1355">
        <w:t xml:space="preserve">ntries </w:t>
      </w:r>
      <w:r w:rsidR="00576C33">
        <w:t>like China, India, Indonesia are not best served by a predominantly English language shadow library</w:t>
      </w:r>
      <w:r w:rsidR="00402629">
        <w:t>.</w:t>
      </w:r>
      <w:r w:rsidR="00576C33">
        <w:t xml:space="preserve"> On the other hand</w:t>
      </w:r>
      <w:r w:rsidR="00C54DD9">
        <w:t>,</w:t>
      </w:r>
      <w:r w:rsidR="00462935">
        <w:t xml:space="preserve"> it is possible that the share of population working in knowledge intensive domains of society do not scale linearly with population. </w:t>
      </w:r>
      <w:r w:rsidR="00402629">
        <w:t xml:space="preserve"> </w:t>
      </w:r>
    </w:p>
    <w:p w14:paraId="4DA1C204" w14:textId="2C6A49A4"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ins w:id="12" w:author="Daniel Antal" w:date="2020-04-20T13:11:00Z">
        <w:r w:rsidR="003D0523">
          <w:t>not</w:t>
        </w:r>
      </w:ins>
      <w:del w:id="13" w:author="Daniel Antal" w:date="2020-04-20T13:11:00Z">
        <w:r w:rsidDel="003D0523">
          <w:delText>’t</w:delText>
        </w:r>
      </w:del>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w:t>
      </w:r>
      <w:proofErr w:type="spellStart"/>
      <w:r>
        <w:t>residual_deviance</w:t>
      </w:r>
      <w:proofErr w:type="spellEnd"/>
      <w:r>
        <w:t xml:space="preserve"> / df = </w:t>
      </w:r>
      <w:r w:rsidR="005F27E3">
        <w:t>387126/</w:t>
      </w:r>
      <w:r w:rsidR="005F27E3" w:rsidRPr="005F27E3">
        <w:t>182</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r w:rsidR="00EB0CAC">
        <w:t>Q</w:t>
      </w:r>
      <w:r w:rsidR="00CD699B">
        <w:t>uasi</w:t>
      </w:r>
      <w:r w:rsidR="00EB0CAC">
        <w:t>P</w:t>
      </w:r>
      <w:r w:rsidR="00CD699B">
        <w:t xml:space="preserve">oisson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 xml:space="preserve">model </w:t>
      </w:r>
      <w:r w:rsidR="00BB414C">
        <w:t xml:space="preserve">wealth and internet penetration </w:t>
      </w:r>
      <w:r w:rsidR="00C92712">
        <w:t>are highly significant, and have</w:t>
      </w:r>
      <w:r w:rsidR="00BB414C">
        <w:t xml:space="preserve"> positive effect</w:t>
      </w:r>
      <w:r w:rsidR="00B837DA">
        <w:t xml:space="preserve">s. </w:t>
      </w:r>
    </w:p>
    <w:p w14:paraId="15332E91" w14:textId="6768225B"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less wealthy countries may use shadow libraries </w:t>
      </w:r>
      <w:r w:rsidR="008565AE">
        <w:t xml:space="preserve">more </w:t>
      </w:r>
      <w:r w:rsidR="00C92712">
        <w:t>to compensate for infrastructural, and funding limitations.</w:t>
      </w:r>
    </w:p>
    <w:p w14:paraId="71DF9D17" w14:textId="0A4E5076"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5">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 the sample size </w:t>
      </w:r>
      <w:r w:rsidR="00B743A0">
        <w:lastRenderedPageBreak/>
        <w:t xml:space="preserve">was reduced </w:t>
      </w:r>
      <w:r w:rsidR="00D46458">
        <w:t xml:space="preserve">from </w:t>
      </w:r>
      <w:r w:rsidR="002A4932" w:rsidRPr="001156B0">
        <w:t>186</w:t>
      </w:r>
      <w:r w:rsidR="00D46458" w:rsidRPr="001156B0">
        <w:t xml:space="preserve"> to </w:t>
      </w:r>
      <w:r w:rsidR="002A4932" w:rsidRPr="001156B0">
        <w:t>7</w:t>
      </w:r>
      <w:r w:rsidR="00094658" w:rsidRPr="001156B0">
        <w:t>9</w:t>
      </w:r>
      <w:r w:rsidR="00300E3C">
        <w:t xml:space="preserve">. </w:t>
      </w:r>
      <w:r w:rsidR="00684831">
        <w:t xml:space="preserve">For this model and all the following </w:t>
      </w:r>
      <w:del w:id="14" w:author="Daniel Antal" w:date="2020-04-20T13:11:00Z">
        <w:r w:rsidR="00684831" w:rsidDel="003D0523">
          <w:delText>ones</w:delText>
        </w:r>
      </w:del>
      <w:ins w:id="15" w:author="Daniel Antal" w:date="2020-04-20T13:11:00Z">
        <w:r w:rsidR="003D0523">
          <w:t>ones,</w:t>
        </w:r>
      </w:ins>
      <w:r w:rsidR="00684831">
        <w:t xml:space="preserve"> we only include the results of the </w:t>
      </w:r>
      <w:r w:rsidR="008565AE">
        <w:t>Q</w:t>
      </w:r>
      <w:r w:rsidR="00684831">
        <w:t>uasi</w:t>
      </w:r>
      <w:r w:rsidR="008565AE">
        <w:t>P</w:t>
      </w:r>
      <w:r w:rsidR="00684831">
        <w:t xml:space="preserve">oisson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7E5F7BA6" w14:textId="77777777" w:rsidR="00300E3C" w:rsidRDefault="00300E3C" w:rsidP="00300E3C">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64"/>
        <w:gridCol w:w="607"/>
        <w:gridCol w:w="607"/>
        <w:gridCol w:w="2117"/>
      </w:tblGrid>
      <w:tr w:rsidR="002A4932" w:rsidRPr="002A4932" w14:paraId="4D2337A4" w14:textId="77777777" w:rsidTr="002A4932">
        <w:trPr>
          <w:tblCellSpacing w:w="15" w:type="dxa"/>
          <w:jc w:val="center"/>
        </w:trPr>
        <w:tc>
          <w:tcPr>
            <w:tcW w:w="5435" w:type="dxa"/>
            <w:gridSpan w:val="4"/>
            <w:tcBorders>
              <w:bottom w:val="single" w:sz="6" w:space="0" w:color="000000"/>
            </w:tcBorders>
            <w:vAlign w:val="center"/>
            <w:hideMark/>
          </w:tcPr>
          <w:p w14:paraId="47E8E843" w14:textId="77777777" w:rsidR="002A4932" w:rsidRPr="002A4932" w:rsidRDefault="002A4932" w:rsidP="00E433F7">
            <w:pPr>
              <w:contextualSpacing/>
              <w:jc w:val="both"/>
              <w:rPr>
                <w:sz w:val="14"/>
              </w:rPr>
            </w:pPr>
          </w:p>
        </w:tc>
      </w:tr>
      <w:tr w:rsidR="002A4932" w:rsidRPr="002A4932" w14:paraId="5CE6F785" w14:textId="77777777" w:rsidTr="002A4932">
        <w:trPr>
          <w:tblCellSpacing w:w="15" w:type="dxa"/>
          <w:jc w:val="center"/>
        </w:trPr>
        <w:tc>
          <w:tcPr>
            <w:tcW w:w="2115" w:type="dxa"/>
            <w:vAlign w:val="center"/>
            <w:hideMark/>
          </w:tcPr>
          <w:p w14:paraId="5B1A7E98" w14:textId="77777777" w:rsidR="002A4932" w:rsidRPr="002A4932" w:rsidRDefault="002A4932" w:rsidP="00E433F7">
            <w:pPr>
              <w:contextualSpacing/>
              <w:jc w:val="both"/>
              <w:rPr>
                <w:sz w:val="14"/>
              </w:rPr>
            </w:pPr>
          </w:p>
        </w:tc>
        <w:tc>
          <w:tcPr>
            <w:tcW w:w="3280" w:type="dxa"/>
            <w:gridSpan w:val="3"/>
            <w:vAlign w:val="center"/>
            <w:hideMark/>
          </w:tcPr>
          <w:p w14:paraId="22777C44" w14:textId="77777777" w:rsidR="002A4932" w:rsidRPr="002A4932" w:rsidRDefault="002A4932" w:rsidP="00E433F7">
            <w:pPr>
              <w:contextualSpacing/>
              <w:jc w:val="both"/>
              <w:rPr>
                <w:sz w:val="14"/>
              </w:rPr>
            </w:pPr>
            <w:r w:rsidRPr="002A4932">
              <w:rPr>
                <w:i/>
                <w:iCs/>
                <w:sz w:val="14"/>
              </w:rPr>
              <w:t>Dependent variable:</w:t>
            </w:r>
          </w:p>
        </w:tc>
      </w:tr>
      <w:tr w:rsidR="002A4932" w:rsidRPr="002A4932" w14:paraId="7374905E" w14:textId="77777777" w:rsidTr="002A4932">
        <w:trPr>
          <w:tblCellSpacing w:w="15" w:type="dxa"/>
          <w:jc w:val="center"/>
        </w:trPr>
        <w:tc>
          <w:tcPr>
            <w:tcW w:w="2115" w:type="dxa"/>
            <w:vAlign w:val="center"/>
            <w:hideMark/>
          </w:tcPr>
          <w:p w14:paraId="23B299B6" w14:textId="77777777" w:rsidR="002A4932" w:rsidRPr="002A4932" w:rsidRDefault="002A4932" w:rsidP="00E433F7">
            <w:pPr>
              <w:contextualSpacing/>
              <w:jc w:val="both"/>
              <w:rPr>
                <w:sz w:val="14"/>
              </w:rPr>
            </w:pPr>
          </w:p>
        </w:tc>
        <w:tc>
          <w:tcPr>
            <w:tcW w:w="3280" w:type="dxa"/>
            <w:gridSpan w:val="3"/>
            <w:tcBorders>
              <w:bottom w:val="single" w:sz="6" w:space="0" w:color="000000"/>
            </w:tcBorders>
            <w:vAlign w:val="center"/>
            <w:hideMark/>
          </w:tcPr>
          <w:p w14:paraId="15BFA047" w14:textId="77777777" w:rsidR="002A4932" w:rsidRPr="002A4932" w:rsidRDefault="002A4932" w:rsidP="00E433F7">
            <w:pPr>
              <w:contextualSpacing/>
              <w:jc w:val="both"/>
              <w:rPr>
                <w:sz w:val="14"/>
              </w:rPr>
            </w:pPr>
          </w:p>
        </w:tc>
      </w:tr>
      <w:tr w:rsidR="002A4932" w:rsidRPr="002A4932" w14:paraId="6F604BBE" w14:textId="77777777" w:rsidTr="002A4932">
        <w:trPr>
          <w:tblCellSpacing w:w="15" w:type="dxa"/>
          <w:jc w:val="center"/>
        </w:trPr>
        <w:tc>
          <w:tcPr>
            <w:tcW w:w="2115" w:type="dxa"/>
            <w:vAlign w:val="center"/>
            <w:hideMark/>
          </w:tcPr>
          <w:p w14:paraId="59D3586A" w14:textId="77777777" w:rsidR="002A4932" w:rsidRPr="002A4932" w:rsidRDefault="002A4932" w:rsidP="00E433F7">
            <w:pPr>
              <w:contextualSpacing/>
              <w:jc w:val="both"/>
              <w:rPr>
                <w:sz w:val="14"/>
              </w:rPr>
            </w:pPr>
          </w:p>
        </w:tc>
        <w:tc>
          <w:tcPr>
            <w:tcW w:w="3280" w:type="dxa"/>
            <w:gridSpan w:val="3"/>
            <w:vAlign w:val="center"/>
            <w:hideMark/>
          </w:tcPr>
          <w:p w14:paraId="1BF3B480" w14:textId="77777777" w:rsidR="002A4932" w:rsidRPr="002A4932" w:rsidRDefault="002A4932" w:rsidP="00E433F7">
            <w:pPr>
              <w:contextualSpacing/>
              <w:jc w:val="both"/>
              <w:rPr>
                <w:sz w:val="14"/>
              </w:rPr>
            </w:pPr>
            <w:proofErr w:type="spellStart"/>
            <w:r w:rsidRPr="002A4932">
              <w:rPr>
                <w:sz w:val="14"/>
              </w:rPr>
              <w:t>dl_per_pop_round</w:t>
            </w:r>
            <w:proofErr w:type="spellEnd"/>
          </w:p>
        </w:tc>
      </w:tr>
      <w:tr w:rsidR="002A4932" w:rsidRPr="002A4932" w14:paraId="00DAC574" w14:textId="77777777" w:rsidTr="002A4932">
        <w:trPr>
          <w:tblCellSpacing w:w="15" w:type="dxa"/>
          <w:jc w:val="center"/>
        </w:trPr>
        <w:tc>
          <w:tcPr>
            <w:tcW w:w="2115" w:type="dxa"/>
            <w:vAlign w:val="center"/>
            <w:hideMark/>
          </w:tcPr>
          <w:p w14:paraId="5C46AF88" w14:textId="77777777" w:rsidR="002A4932" w:rsidRPr="002A4932" w:rsidRDefault="002A4932" w:rsidP="00E433F7">
            <w:pPr>
              <w:contextualSpacing/>
              <w:jc w:val="both"/>
              <w:rPr>
                <w:sz w:val="14"/>
              </w:rPr>
            </w:pPr>
          </w:p>
        </w:tc>
        <w:tc>
          <w:tcPr>
            <w:tcW w:w="0" w:type="auto"/>
            <w:vAlign w:val="center"/>
            <w:hideMark/>
          </w:tcPr>
          <w:p w14:paraId="1EC8E9D2" w14:textId="77777777" w:rsidR="002A4932" w:rsidRPr="002A4932" w:rsidRDefault="002A4932" w:rsidP="00E433F7">
            <w:pPr>
              <w:contextualSpacing/>
              <w:jc w:val="both"/>
              <w:rPr>
                <w:sz w:val="14"/>
              </w:rPr>
            </w:pPr>
            <w:r w:rsidRPr="002A4932">
              <w:rPr>
                <w:sz w:val="14"/>
              </w:rPr>
              <w:t>(1)</w:t>
            </w:r>
          </w:p>
        </w:tc>
        <w:tc>
          <w:tcPr>
            <w:tcW w:w="0" w:type="auto"/>
            <w:vAlign w:val="center"/>
            <w:hideMark/>
          </w:tcPr>
          <w:p w14:paraId="1CBEE8F8" w14:textId="77777777" w:rsidR="002A4932" w:rsidRPr="002A4932" w:rsidRDefault="002A4932" w:rsidP="00E433F7">
            <w:pPr>
              <w:contextualSpacing/>
              <w:jc w:val="both"/>
              <w:rPr>
                <w:sz w:val="14"/>
              </w:rPr>
            </w:pPr>
            <w:r w:rsidRPr="002A4932">
              <w:rPr>
                <w:sz w:val="14"/>
              </w:rPr>
              <w:t>(2)</w:t>
            </w:r>
          </w:p>
        </w:tc>
        <w:tc>
          <w:tcPr>
            <w:tcW w:w="2068" w:type="dxa"/>
            <w:vAlign w:val="center"/>
            <w:hideMark/>
          </w:tcPr>
          <w:p w14:paraId="62FC371A" w14:textId="77777777" w:rsidR="002A4932" w:rsidRPr="002A4932" w:rsidRDefault="002A4932" w:rsidP="00E433F7">
            <w:pPr>
              <w:contextualSpacing/>
              <w:jc w:val="both"/>
              <w:rPr>
                <w:sz w:val="14"/>
              </w:rPr>
            </w:pPr>
            <w:r w:rsidRPr="002A4932">
              <w:rPr>
                <w:sz w:val="14"/>
              </w:rPr>
              <w:t>(3)</w:t>
            </w:r>
          </w:p>
        </w:tc>
      </w:tr>
      <w:tr w:rsidR="002A4932" w:rsidRPr="002A4932" w14:paraId="158B56E7" w14:textId="77777777" w:rsidTr="002A4932">
        <w:trPr>
          <w:tblCellSpacing w:w="15" w:type="dxa"/>
          <w:jc w:val="center"/>
        </w:trPr>
        <w:tc>
          <w:tcPr>
            <w:tcW w:w="5435" w:type="dxa"/>
            <w:gridSpan w:val="4"/>
            <w:tcBorders>
              <w:bottom w:val="single" w:sz="6" w:space="0" w:color="000000"/>
            </w:tcBorders>
            <w:vAlign w:val="center"/>
            <w:hideMark/>
          </w:tcPr>
          <w:p w14:paraId="63D5A0EC" w14:textId="77777777" w:rsidR="002A4932" w:rsidRPr="002A4932" w:rsidRDefault="002A4932" w:rsidP="00E433F7">
            <w:pPr>
              <w:contextualSpacing/>
              <w:jc w:val="both"/>
              <w:rPr>
                <w:sz w:val="14"/>
              </w:rPr>
            </w:pPr>
          </w:p>
        </w:tc>
      </w:tr>
      <w:tr w:rsidR="002A4932" w:rsidRPr="002A4932" w14:paraId="671E5977" w14:textId="77777777" w:rsidTr="002A4932">
        <w:trPr>
          <w:tblCellSpacing w:w="15" w:type="dxa"/>
          <w:jc w:val="center"/>
        </w:trPr>
        <w:tc>
          <w:tcPr>
            <w:tcW w:w="2115" w:type="dxa"/>
            <w:vAlign w:val="center"/>
            <w:hideMark/>
          </w:tcPr>
          <w:p w14:paraId="1D91A0B4" w14:textId="77777777" w:rsidR="002A4932" w:rsidRPr="002A4932" w:rsidRDefault="002A4932" w:rsidP="00E433F7">
            <w:pPr>
              <w:contextualSpacing/>
              <w:jc w:val="both"/>
              <w:rPr>
                <w:sz w:val="14"/>
              </w:rPr>
            </w:pPr>
            <w:r w:rsidRPr="002A4932">
              <w:rPr>
                <w:sz w:val="14"/>
              </w:rPr>
              <w:t>log(</w:t>
            </w:r>
            <w:proofErr w:type="spellStart"/>
            <w:r w:rsidRPr="002A4932">
              <w:rPr>
                <w:sz w:val="14"/>
              </w:rPr>
              <w:t>pop_per_mil</w:t>
            </w:r>
            <w:proofErr w:type="spellEnd"/>
            <w:r w:rsidRPr="002A4932">
              <w:rPr>
                <w:sz w:val="14"/>
              </w:rPr>
              <w:t>)</w:t>
            </w:r>
          </w:p>
        </w:tc>
        <w:tc>
          <w:tcPr>
            <w:tcW w:w="0" w:type="auto"/>
            <w:vAlign w:val="center"/>
            <w:hideMark/>
          </w:tcPr>
          <w:p w14:paraId="76CEE97C" w14:textId="77777777" w:rsidR="002A4932" w:rsidRPr="002A4932" w:rsidRDefault="002A4932" w:rsidP="00E433F7">
            <w:pPr>
              <w:contextualSpacing/>
              <w:jc w:val="both"/>
              <w:rPr>
                <w:sz w:val="14"/>
              </w:rPr>
            </w:pPr>
            <w:r w:rsidRPr="002A4932">
              <w:rPr>
                <w:sz w:val="14"/>
              </w:rPr>
              <w:t>-0.094</w:t>
            </w:r>
          </w:p>
        </w:tc>
        <w:tc>
          <w:tcPr>
            <w:tcW w:w="0" w:type="auto"/>
            <w:vAlign w:val="center"/>
            <w:hideMark/>
          </w:tcPr>
          <w:p w14:paraId="7AE040EA" w14:textId="77777777" w:rsidR="002A4932" w:rsidRPr="002A4932" w:rsidRDefault="002A4932" w:rsidP="00E433F7">
            <w:pPr>
              <w:contextualSpacing/>
              <w:jc w:val="both"/>
              <w:rPr>
                <w:sz w:val="14"/>
              </w:rPr>
            </w:pPr>
            <w:r w:rsidRPr="002A4932">
              <w:rPr>
                <w:sz w:val="14"/>
              </w:rPr>
              <w:t>-0.332</w:t>
            </w:r>
            <w:r w:rsidRPr="002A4932">
              <w:rPr>
                <w:sz w:val="14"/>
                <w:vertAlign w:val="superscript"/>
              </w:rPr>
              <w:t>***</w:t>
            </w:r>
          </w:p>
        </w:tc>
        <w:tc>
          <w:tcPr>
            <w:tcW w:w="2068" w:type="dxa"/>
            <w:vAlign w:val="center"/>
            <w:hideMark/>
          </w:tcPr>
          <w:p w14:paraId="08274F6A" w14:textId="77777777" w:rsidR="002A4932" w:rsidRPr="002A4932" w:rsidRDefault="002A4932" w:rsidP="00E433F7">
            <w:pPr>
              <w:contextualSpacing/>
              <w:jc w:val="both"/>
              <w:rPr>
                <w:sz w:val="14"/>
              </w:rPr>
            </w:pPr>
            <w:r w:rsidRPr="002A4932">
              <w:rPr>
                <w:sz w:val="14"/>
              </w:rPr>
              <w:t>-0.346</w:t>
            </w:r>
            <w:r w:rsidRPr="002A4932">
              <w:rPr>
                <w:sz w:val="14"/>
                <w:vertAlign w:val="superscript"/>
              </w:rPr>
              <w:t>***</w:t>
            </w:r>
          </w:p>
        </w:tc>
      </w:tr>
      <w:tr w:rsidR="002A4932" w:rsidRPr="002A4932" w14:paraId="612815B7" w14:textId="77777777" w:rsidTr="002A4932">
        <w:trPr>
          <w:tblCellSpacing w:w="15" w:type="dxa"/>
          <w:jc w:val="center"/>
        </w:trPr>
        <w:tc>
          <w:tcPr>
            <w:tcW w:w="2115" w:type="dxa"/>
            <w:vAlign w:val="center"/>
            <w:hideMark/>
          </w:tcPr>
          <w:p w14:paraId="125B20C5" w14:textId="77777777" w:rsidR="002A4932" w:rsidRPr="002A4932" w:rsidRDefault="002A4932" w:rsidP="00E433F7">
            <w:pPr>
              <w:contextualSpacing/>
              <w:jc w:val="both"/>
              <w:rPr>
                <w:sz w:val="14"/>
              </w:rPr>
            </w:pPr>
          </w:p>
        </w:tc>
        <w:tc>
          <w:tcPr>
            <w:tcW w:w="0" w:type="auto"/>
            <w:vAlign w:val="center"/>
            <w:hideMark/>
          </w:tcPr>
          <w:p w14:paraId="4D04E6AE" w14:textId="77777777" w:rsidR="002A4932" w:rsidRPr="002A4932" w:rsidRDefault="002A4932" w:rsidP="00E433F7">
            <w:pPr>
              <w:contextualSpacing/>
              <w:jc w:val="both"/>
              <w:rPr>
                <w:sz w:val="14"/>
              </w:rPr>
            </w:pPr>
            <w:r w:rsidRPr="002A4932">
              <w:rPr>
                <w:sz w:val="14"/>
              </w:rPr>
              <w:t>(0.092)</w:t>
            </w:r>
          </w:p>
        </w:tc>
        <w:tc>
          <w:tcPr>
            <w:tcW w:w="0" w:type="auto"/>
            <w:vAlign w:val="center"/>
            <w:hideMark/>
          </w:tcPr>
          <w:p w14:paraId="50127521" w14:textId="77777777" w:rsidR="002A4932" w:rsidRPr="002A4932" w:rsidRDefault="002A4932" w:rsidP="00E433F7">
            <w:pPr>
              <w:contextualSpacing/>
              <w:jc w:val="both"/>
              <w:rPr>
                <w:sz w:val="14"/>
              </w:rPr>
            </w:pPr>
            <w:r w:rsidRPr="002A4932">
              <w:rPr>
                <w:sz w:val="14"/>
              </w:rPr>
              <w:t>(0.071)</w:t>
            </w:r>
          </w:p>
        </w:tc>
        <w:tc>
          <w:tcPr>
            <w:tcW w:w="2068" w:type="dxa"/>
            <w:vAlign w:val="center"/>
            <w:hideMark/>
          </w:tcPr>
          <w:p w14:paraId="6F245D9C" w14:textId="77777777" w:rsidR="002A4932" w:rsidRPr="002A4932" w:rsidRDefault="002A4932" w:rsidP="00E433F7">
            <w:pPr>
              <w:contextualSpacing/>
              <w:jc w:val="both"/>
              <w:rPr>
                <w:sz w:val="14"/>
              </w:rPr>
            </w:pPr>
            <w:r w:rsidRPr="002A4932">
              <w:rPr>
                <w:sz w:val="14"/>
              </w:rPr>
              <w:t>(0.069)</w:t>
            </w:r>
          </w:p>
        </w:tc>
      </w:tr>
      <w:tr w:rsidR="002A4932" w:rsidRPr="002A4932" w14:paraId="1E589A4A" w14:textId="77777777" w:rsidTr="002A4932">
        <w:trPr>
          <w:tblCellSpacing w:w="15" w:type="dxa"/>
          <w:jc w:val="center"/>
        </w:trPr>
        <w:tc>
          <w:tcPr>
            <w:tcW w:w="2115" w:type="dxa"/>
            <w:vAlign w:val="center"/>
            <w:hideMark/>
          </w:tcPr>
          <w:p w14:paraId="59D60AFC" w14:textId="77777777" w:rsidR="002A4932" w:rsidRPr="002A4932" w:rsidRDefault="002A4932" w:rsidP="00E433F7">
            <w:pPr>
              <w:contextualSpacing/>
              <w:jc w:val="both"/>
              <w:rPr>
                <w:sz w:val="14"/>
              </w:rPr>
            </w:pPr>
          </w:p>
        </w:tc>
        <w:tc>
          <w:tcPr>
            <w:tcW w:w="0" w:type="auto"/>
            <w:vAlign w:val="center"/>
            <w:hideMark/>
          </w:tcPr>
          <w:p w14:paraId="037048E8" w14:textId="77777777" w:rsidR="002A4932" w:rsidRPr="002A4932" w:rsidRDefault="002A4932" w:rsidP="00E433F7">
            <w:pPr>
              <w:contextualSpacing/>
              <w:jc w:val="both"/>
              <w:rPr>
                <w:sz w:val="14"/>
              </w:rPr>
            </w:pPr>
          </w:p>
        </w:tc>
        <w:tc>
          <w:tcPr>
            <w:tcW w:w="0" w:type="auto"/>
            <w:vAlign w:val="center"/>
            <w:hideMark/>
          </w:tcPr>
          <w:p w14:paraId="05A99A37" w14:textId="77777777" w:rsidR="002A4932" w:rsidRPr="002A4932" w:rsidRDefault="002A4932" w:rsidP="00E433F7">
            <w:pPr>
              <w:contextualSpacing/>
              <w:jc w:val="both"/>
              <w:rPr>
                <w:sz w:val="14"/>
              </w:rPr>
            </w:pPr>
          </w:p>
        </w:tc>
        <w:tc>
          <w:tcPr>
            <w:tcW w:w="2068" w:type="dxa"/>
            <w:vAlign w:val="center"/>
            <w:hideMark/>
          </w:tcPr>
          <w:p w14:paraId="568DF0B8" w14:textId="77777777" w:rsidR="002A4932" w:rsidRPr="002A4932" w:rsidRDefault="002A4932" w:rsidP="00E433F7">
            <w:pPr>
              <w:contextualSpacing/>
              <w:jc w:val="both"/>
              <w:rPr>
                <w:sz w:val="14"/>
              </w:rPr>
            </w:pPr>
          </w:p>
        </w:tc>
      </w:tr>
      <w:tr w:rsidR="002A4932" w:rsidRPr="002A4932" w14:paraId="699F2A02" w14:textId="77777777" w:rsidTr="002A4932">
        <w:trPr>
          <w:tblCellSpacing w:w="15" w:type="dxa"/>
          <w:jc w:val="center"/>
        </w:trPr>
        <w:tc>
          <w:tcPr>
            <w:tcW w:w="2115" w:type="dxa"/>
            <w:vAlign w:val="center"/>
            <w:hideMark/>
          </w:tcPr>
          <w:p w14:paraId="4823BB62" w14:textId="77777777" w:rsidR="002A4932" w:rsidRPr="002A4932" w:rsidRDefault="002A4932" w:rsidP="00E433F7">
            <w:pPr>
              <w:contextualSpacing/>
              <w:jc w:val="both"/>
              <w:rPr>
                <w:sz w:val="14"/>
              </w:rPr>
            </w:pPr>
            <w:r w:rsidRPr="002A4932">
              <w:rPr>
                <w:sz w:val="14"/>
              </w:rPr>
              <w:t>log(</w:t>
            </w:r>
            <w:proofErr w:type="spellStart"/>
            <w:r w:rsidRPr="002A4932">
              <w:rPr>
                <w:sz w:val="14"/>
              </w:rPr>
              <w:t>gdp</w:t>
            </w:r>
            <w:proofErr w:type="spellEnd"/>
            <w:r w:rsidRPr="002A4932">
              <w:rPr>
                <w:sz w:val="14"/>
              </w:rPr>
              <w:t>)</w:t>
            </w:r>
          </w:p>
        </w:tc>
        <w:tc>
          <w:tcPr>
            <w:tcW w:w="0" w:type="auto"/>
            <w:vAlign w:val="center"/>
            <w:hideMark/>
          </w:tcPr>
          <w:p w14:paraId="1DD888C7" w14:textId="77777777" w:rsidR="002A4932" w:rsidRPr="002A4932" w:rsidRDefault="002A4932" w:rsidP="00E433F7">
            <w:pPr>
              <w:contextualSpacing/>
              <w:jc w:val="both"/>
              <w:rPr>
                <w:sz w:val="14"/>
              </w:rPr>
            </w:pPr>
            <w:r w:rsidRPr="002A4932">
              <w:rPr>
                <w:sz w:val="14"/>
              </w:rPr>
              <w:t>0.607</w:t>
            </w:r>
            <w:r w:rsidRPr="002A4932">
              <w:rPr>
                <w:sz w:val="14"/>
                <w:vertAlign w:val="superscript"/>
              </w:rPr>
              <w:t>***</w:t>
            </w:r>
          </w:p>
        </w:tc>
        <w:tc>
          <w:tcPr>
            <w:tcW w:w="0" w:type="auto"/>
            <w:vAlign w:val="center"/>
            <w:hideMark/>
          </w:tcPr>
          <w:p w14:paraId="1703FC88" w14:textId="77777777" w:rsidR="002A4932" w:rsidRPr="002A4932" w:rsidRDefault="002A4932" w:rsidP="00E433F7">
            <w:pPr>
              <w:contextualSpacing/>
              <w:jc w:val="both"/>
              <w:rPr>
                <w:sz w:val="14"/>
              </w:rPr>
            </w:pPr>
          </w:p>
        </w:tc>
        <w:tc>
          <w:tcPr>
            <w:tcW w:w="2068" w:type="dxa"/>
            <w:vAlign w:val="center"/>
            <w:hideMark/>
          </w:tcPr>
          <w:p w14:paraId="0EFBB6C4" w14:textId="77777777" w:rsidR="002A4932" w:rsidRPr="002A4932" w:rsidRDefault="002A4932" w:rsidP="00E433F7">
            <w:pPr>
              <w:contextualSpacing/>
              <w:jc w:val="both"/>
              <w:rPr>
                <w:sz w:val="14"/>
              </w:rPr>
            </w:pPr>
          </w:p>
        </w:tc>
      </w:tr>
      <w:tr w:rsidR="002A4932" w:rsidRPr="002A4932" w14:paraId="26328B6B" w14:textId="77777777" w:rsidTr="002A4932">
        <w:trPr>
          <w:tblCellSpacing w:w="15" w:type="dxa"/>
          <w:jc w:val="center"/>
        </w:trPr>
        <w:tc>
          <w:tcPr>
            <w:tcW w:w="2115" w:type="dxa"/>
            <w:vAlign w:val="center"/>
            <w:hideMark/>
          </w:tcPr>
          <w:p w14:paraId="1A1B8065" w14:textId="77777777" w:rsidR="002A4932" w:rsidRPr="002A4932" w:rsidRDefault="002A4932" w:rsidP="00E433F7">
            <w:pPr>
              <w:contextualSpacing/>
              <w:jc w:val="both"/>
              <w:rPr>
                <w:sz w:val="14"/>
              </w:rPr>
            </w:pPr>
          </w:p>
        </w:tc>
        <w:tc>
          <w:tcPr>
            <w:tcW w:w="0" w:type="auto"/>
            <w:vAlign w:val="center"/>
            <w:hideMark/>
          </w:tcPr>
          <w:p w14:paraId="2C196B39" w14:textId="77777777" w:rsidR="002A4932" w:rsidRPr="002A4932" w:rsidRDefault="002A4932" w:rsidP="00E433F7">
            <w:pPr>
              <w:contextualSpacing/>
              <w:jc w:val="both"/>
              <w:rPr>
                <w:sz w:val="14"/>
              </w:rPr>
            </w:pPr>
            <w:r w:rsidRPr="002A4932">
              <w:rPr>
                <w:sz w:val="14"/>
              </w:rPr>
              <w:t>(0.183)</w:t>
            </w:r>
          </w:p>
        </w:tc>
        <w:tc>
          <w:tcPr>
            <w:tcW w:w="0" w:type="auto"/>
            <w:vAlign w:val="center"/>
            <w:hideMark/>
          </w:tcPr>
          <w:p w14:paraId="66333CF3" w14:textId="77777777" w:rsidR="002A4932" w:rsidRPr="002A4932" w:rsidRDefault="002A4932" w:rsidP="00E433F7">
            <w:pPr>
              <w:contextualSpacing/>
              <w:jc w:val="both"/>
              <w:rPr>
                <w:sz w:val="14"/>
              </w:rPr>
            </w:pPr>
          </w:p>
        </w:tc>
        <w:tc>
          <w:tcPr>
            <w:tcW w:w="2068" w:type="dxa"/>
            <w:vAlign w:val="center"/>
            <w:hideMark/>
          </w:tcPr>
          <w:p w14:paraId="56B62EE9" w14:textId="77777777" w:rsidR="002A4932" w:rsidRPr="002A4932" w:rsidRDefault="002A4932" w:rsidP="00E433F7">
            <w:pPr>
              <w:contextualSpacing/>
              <w:jc w:val="both"/>
              <w:rPr>
                <w:sz w:val="14"/>
              </w:rPr>
            </w:pPr>
          </w:p>
        </w:tc>
      </w:tr>
      <w:tr w:rsidR="002A4932" w:rsidRPr="002A4932" w14:paraId="60DFE48C" w14:textId="77777777" w:rsidTr="002A4932">
        <w:trPr>
          <w:tblCellSpacing w:w="15" w:type="dxa"/>
          <w:jc w:val="center"/>
        </w:trPr>
        <w:tc>
          <w:tcPr>
            <w:tcW w:w="2115" w:type="dxa"/>
            <w:vAlign w:val="center"/>
            <w:hideMark/>
          </w:tcPr>
          <w:p w14:paraId="7C1B5B7D" w14:textId="77777777" w:rsidR="002A4932" w:rsidRPr="002A4932" w:rsidRDefault="002A4932" w:rsidP="00E433F7">
            <w:pPr>
              <w:contextualSpacing/>
              <w:jc w:val="both"/>
              <w:rPr>
                <w:sz w:val="14"/>
              </w:rPr>
            </w:pPr>
          </w:p>
        </w:tc>
        <w:tc>
          <w:tcPr>
            <w:tcW w:w="0" w:type="auto"/>
            <w:vAlign w:val="center"/>
            <w:hideMark/>
          </w:tcPr>
          <w:p w14:paraId="4091BF86" w14:textId="77777777" w:rsidR="002A4932" w:rsidRPr="002A4932" w:rsidRDefault="002A4932" w:rsidP="00E433F7">
            <w:pPr>
              <w:contextualSpacing/>
              <w:jc w:val="both"/>
              <w:rPr>
                <w:sz w:val="14"/>
              </w:rPr>
            </w:pPr>
          </w:p>
        </w:tc>
        <w:tc>
          <w:tcPr>
            <w:tcW w:w="0" w:type="auto"/>
            <w:vAlign w:val="center"/>
            <w:hideMark/>
          </w:tcPr>
          <w:p w14:paraId="326D4DEC" w14:textId="77777777" w:rsidR="002A4932" w:rsidRPr="002A4932" w:rsidRDefault="002A4932" w:rsidP="00E433F7">
            <w:pPr>
              <w:contextualSpacing/>
              <w:jc w:val="both"/>
              <w:rPr>
                <w:sz w:val="14"/>
              </w:rPr>
            </w:pPr>
          </w:p>
        </w:tc>
        <w:tc>
          <w:tcPr>
            <w:tcW w:w="2068" w:type="dxa"/>
            <w:vAlign w:val="center"/>
            <w:hideMark/>
          </w:tcPr>
          <w:p w14:paraId="26533333" w14:textId="77777777" w:rsidR="002A4932" w:rsidRPr="002A4932" w:rsidRDefault="002A4932" w:rsidP="00E433F7">
            <w:pPr>
              <w:contextualSpacing/>
              <w:jc w:val="both"/>
              <w:rPr>
                <w:sz w:val="14"/>
              </w:rPr>
            </w:pPr>
          </w:p>
        </w:tc>
      </w:tr>
      <w:tr w:rsidR="002A4932" w:rsidRPr="002A4932" w14:paraId="35A53BD3" w14:textId="77777777" w:rsidTr="002A4932">
        <w:trPr>
          <w:tblCellSpacing w:w="15" w:type="dxa"/>
          <w:jc w:val="center"/>
        </w:trPr>
        <w:tc>
          <w:tcPr>
            <w:tcW w:w="2115" w:type="dxa"/>
            <w:vAlign w:val="center"/>
            <w:hideMark/>
          </w:tcPr>
          <w:p w14:paraId="084FB178" w14:textId="77777777" w:rsidR="002A4932" w:rsidRPr="002A4932" w:rsidRDefault="002A4932" w:rsidP="00E433F7">
            <w:pPr>
              <w:contextualSpacing/>
              <w:jc w:val="both"/>
              <w:rPr>
                <w:sz w:val="14"/>
              </w:rPr>
            </w:pPr>
            <w:proofErr w:type="spellStart"/>
            <w:r w:rsidRPr="002A4932">
              <w:rPr>
                <w:sz w:val="14"/>
              </w:rPr>
              <w:t>internet_per_pop</w:t>
            </w:r>
            <w:proofErr w:type="spellEnd"/>
          </w:p>
        </w:tc>
        <w:tc>
          <w:tcPr>
            <w:tcW w:w="0" w:type="auto"/>
            <w:vAlign w:val="center"/>
            <w:hideMark/>
          </w:tcPr>
          <w:p w14:paraId="7457FD91" w14:textId="77777777" w:rsidR="002A4932" w:rsidRPr="002A4932" w:rsidRDefault="002A4932" w:rsidP="00E433F7">
            <w:pPr>
              <w:contextualSpacing/>
              <w:jc w:val="both"/>
              <w:rPr>
                <w:sz w:val="14"/>
              </w:rPr>
            </w:pPr>
            <w:r w:rsidRPr="002A4932">
              <w:rPr>
                <w:sz w:val="14"/>
              </w:rPr>
              <w:t>1.628</w:t>
            </w:r>
          </w:p>
        </w:tc>
        <w:tc>
          <w:tcPr>
            <w:tcW w:w="0" w:type="auto"/>
            <w:vAlign w:val="center"/>
            <w:hideMark/>
          </w:tcPr>
          <w:p w14:paraId="6EA78D9F" w14:textId="77777777" w:rsidR="002A4932" w:rsidRPr="002A4932" w:rsidRDefault="002A4932" w:rsidP="00E433F7">
            <w:pPr>
              <w:contextualSpacing/>
              <w:jc w:val="both"/>
              <w:rPr>
                <w:sz w:val="14"/>
              </w:rPr>
            </w:pPr>
          </w:p>
        </w:tc>
        <w:tc>
          <w:tcPr>
            <w:tcW w:w="2068" w:type="dxa"/>
            <w:vAlign w:val="center"/>
            <w:hideMark/>
          </w:tcPr>
          <w:p w14:paraId="2CF106F9" w14:textId="77777777" w:rsidR="002A4932" w:rsidRPr="002A4932" w:rsidRDefault="002A4932" w:rsidP="00E433F7">
            <w:pPr>
              <w:contextualSpacing/>
              <w:jc w:val="both"/>
              <w:rPr>
                <w:sz w:val="14"/>
              </w:rPr>
            </w:pPr>
          </w:p>
        </w:tc>
      </w:tr>
      <w:tr w:rsidR="002A4932" w:rsidRPr="002A4932" w14:paraId="4C2332EB" w14:textId="77777777" w:rsidTr="002A4932">
        <w:trPr>
          <w:tblCellSpacing w:w="15" w:type="dxa"/>
          <w:jc w:val="center"/>
        </w:trPr>
        <w:tc>
          <w:tcPr>
            <w:tcW w:w="2115" w:type="dxa"/>
            <w:vAlign w:val="center"/>
            <w:hideMark/>
          </w:tcPr>
          <w:p w14:paraId="1EF4DE6D" w14:textId="77777777" w:rsidR="002A4932" w:rsidRPr="002A4932" w:rsidRDefault="002A4932" w:rsidP="00E433F7">
            <w:pPr>
              <w:contextualSpacing/>
              <w:jc w:val="both"/>
              <w:rPr>
                <w:sz w:val="14"/>
              </w:rPr>
            </w:pPr>
          </w:p>
        </w:tc>
        <w:tc>
          <w:tcPr>
            <w:tcW w:w="0" w:type="auto"/>
            <w:vAlign w:val="center"/>
            <w:hideMark/>
          </w:tcPr>
          <w:p w14:paraId="3305CE18" w14:textId="77777777" w:rsidR="002A4932" w:rsidRPr="002A4932" w:rsidRDefault="002A4932" w:rsidP="00E433F7">
            <w:pPr>
              <w:contextualSpacing/>
              <w:jc w:val="both"/>
              <w:rPr>
                <w:sz w:val="14"/>
              </w:rPr>
            </w:pPr>
            <w:r w:rsidRPr="002A4932">
              <w:rPr>
                <w:sz w:val="14"/>
              </w:rPr>
              <w:t>(1.478)</w:t>
            </w:r>
          </w:p>
        </w:tc>
        <w:tc>
          <w:tcPr>
            <w:tcW w:w="0" w:type="auto"/>
            <w:vAlign w:val="center"/>
            <w:hideMark/>
          </w:tcPr>
          <w:p w14:paraId="00C0480A" w14:textId="77777777" w:rsidR="002A4932" w:rsidRPr="002A4932" w:rsidRDefault="002A4932" w:rsidP="00E433F7">
            <w:pPr>
              <w:contextualSpacing/>
              <w:jc w:val="both"/>
              <w:rPr>
                <w:sz w:val="14"/>
              </w:rPr>
            </w:pPr>
          </w:p>
        </w:tc>
        <w:tc>
          <w:tcPr>
            <w:tcW w:w="2068" w:type="dxa"/>
            <w:vAlign w:val="center"/>
            <w:hideMark/>
          </w:tcPr>
          <w:p w14:paraId="6B984886" w14:textId="77777777" w:rsidR="002A4932" w:rsidRPr="002A4932" w:rsidRDefault="002A4932" w:rsidP="00E433F7">
            <w:pPr>
              <w:contextualSpacing/>
              <w:jc w:val="both"/>
              <w:rPr>
                <w:sz w:val="14"/>
              </w:rPr>
            </w:pPr>
          </w:p>
        </w:tc>
      </w:tr>
      <w:tr w:rsidR="002A4932" w:rsidRPr="002A4932" w14:paraId="3A7AEA48" w14:textId="77777777" w:rsidTr="002A4932">
        <w:trPr>
          <w:tblCellSpacing w:w="15" w:type="dxa"/>
          <w:jc w:val="center"/>
        </w:trPr>
        <w:tc>
          <w:tcPr>
            <w:tcW w:w="2115" w:type="dxa"/>
            <w:vAlign w:val="center"/>
            <w:hideMark/>
          </w:tcPr>
          <w:p w14:paraId="7D653882" w14:textId="77777777" w:rsidR="002A4932" w:rsidRPr="002A4932" w:rsidRDefault="002A4932" w:rsidP="00E433F7">
            <w:pPr>
              <w:contextualSpacing/>
              <w:jc w:val="both"/>
              <w:rPr>
                <w:sz w:val="14"/>
              </w:rPr>
            </w:pPr>
          </w:p>
        </w:tc>
        <w:tc>
          <w:tcPr>
            <w:tcW w:w="0" w:type="auto"/>
            <w:vAlign w:val="center"/>
            <w:hideMark/>
          </w:tcPr>
          <w:p w14:paraId="2F35DCF2" w14:textId="77777777" w:rsidR="002A4932" w:rsidRPr="002A4932" w:rsidRDefault="002A4932" w:rsidP="00E433F7">
            <w:pPr>
              <w:contextualSpacing/>
              <w:jc w:val="both"/>
              <w:rPr>
                <w:sz w:val="14"/>
              </w:rPr>
            </w:pPr>
          </w:p>
        </w:tc>
        <w:tc>
          <w:tcPr>
            <w:tcW w:w="0" w:type="auto"/>
            <w:vAlign w:val="center"/>
            <w:hideMark/>
          </w:tcPr>
          <w:p w14:paraId="406A045C" w14:textId="77777777" w:rsidR="002A4932" w:rsidRPr="002A4932" w:rsidRDefault="002A4932" w:rsidP="00E433F7">
            <w:pPr>
              <w:contextualSpacing/>
              <w:jc w:val="both"/>
              <w:rPr>
                <w:sz w:val="14"/>
              </w:rPr>
            </w:pPr>
          </w:p>
        </w:tc>
        <w:tc>
          <w:tcPr>
            <w:tcW w:w="2068" w:type="dxa"/>
            <w:vAlign w:val="center"/>
            <w:hideMark/>
          </w:tcPr>
          <w:p w14:paraId="3E360C19" w14:textId="77777777" w:rsidR="002A4932" w:rsidRPr="002A4932" w:rsidRDefault="002A4932" w:rsidP="00E433F7">
            <w:pPr>
              <w:contextualSpacing/>
              <w:jc w:val="both"/>
              <w:rPr>
                <w:sz w:val="14"/>
              </w:rPr>
            </w:pPr>
          </w:p>
        </w:tc>
      </w:tr>
      <w:tr w:rsidR="002A4932" w:rsidRPr="002A4932" w14:paraId="08BCE6C7" w14:textId="77777777" w:rsidTr="002A4932">
        <w:trPr>
          <w:tblCellSpacing w:w="15" w:type="dxa"/>
          <w:jc w:val="center"/>
        </w:trPr>
        <w:tc>
          <w:tcPr>
            <w:tcW w:w="2115" w:type="dxa"/>
            <w:vAlign w:val="center"/>
            <w:hideMark/>
          </w:tcPr>
          <w:p w14:paraId="187AA5C6" w14:textId="77777777" w:rsidR="002A4932" w:rsidRPr="002A4932" w:rsidRDefault="002A4932" w:rsidP="00E433F7">
            <w:pPr>
              <w:contextualSpacing/>
              <w:jc w:val="both"/>
              <w:rPr>
                <w:sz w:val="14"/>
              </w:rPr>
            </w:pPr>
            <w:r w:rsidRPr="002A4932">
              <w:rPr>
                <w:sz w:val="14"/>
              </w:rPr>
              <w:t>tertiary</w:t>
            </w:r>
          </w:p>
        </w:tc>
        <w:tc>
          <w:tcPr>
            <w:tcW w:w="0" w:type="auto"/>
            <w:vAlign w:val="center"/>
            <w:hideMark/>
          </w:tcPr>
          <w:p w14:paraId="343659B3" w14:textId="77777777" w:rsidR="002A4932" w:rsidRPr="002A4932" w:rsidRDefault="002A4932" w:rsidP="00E433F7">
            <w:pPr>
              <w:contextualSpacing/>
              <w:jc w:val="both"/>
              <w:rPr>
                <w:sz w:val="14"/>
              </w:rPr>
            </w:pPr>
            <w:r w:rsidRPr="002A4932">
              <w:rPr>
                <w:sz w:val="14"/>
              </w:rPr>
              <w:t>0.002</w:t>
            </w:r>
          </w:p>
        </w:tc>
        <w:tc>
          <w:tcPr>
            <w:tcW w:w="0" w:type="auto"/>
            <w:vAlign w:val="center"/>
            <w:hideMark/>
          </w:tcPr>
          <w:p w14:paraId="241BE76B" w14:textId="77777777" w:rsidR="002A4932" w:rsidRPr="002A4932" w:rsidRDefault="002A4932" w:rsidP="00E433F7">
            <w:pPr>
              <w:contextualSpacing/>
              <w:jc w:val="both"/>
              <w:rPr>
                <w:sz w:val="14"/>
              </w:rPr>
            </w:pPr>
            <w:r w:rsidRPr="002A4932">
              <w:rPr>
                <w:sz w:val="14"/>
              </w:rPr>
              <w:t>0.009</w:t>
            </w:r>
            <w:r w:rsidRPr="002A4932">
              <w:rPr>
                <w:sz w:val="14"/>
                <w:vertAlign w:val="superscript"/>
              </w:rPr>
              <w:t>**</w:t>
            </w:r>
          </w:p>
        </w:tc>
        <w:tc>
          <w:tcPr>
            <w:tcW w:w="2068" w:type="dxa"/>
            <w:vAlign w:val="center"/>
            <w:hideMark/>
          </w:tcPr>
          <w:p w14:paraId="5D89C0F9" w14:textId="77777777" w:rsidR="002A4932" w:rsidRPr="002A4932" w:rsidRDefault="002A4932" w:rsidP="00E433F7">
            <w:pPr>
              <w:contextualSpacing/>
              <w:jc w:val="both"/>
              <w:rPr>
                <w:sz w:val="14"/>
              </w:rPr>
            </w:pPr>
            <w:r w:rsidRPr="002A4932">
              <w:rPr>
                <w:sz w:val="14"/>
              </w:rPr>
              <w:t>0.028</w:t>
            </w:r>
            <w:r w:rsidRPr="002A4932">
              <w:rPr>
                <w:sz w:val="14"/>
                <w:vertAlign w:val="superscript"/>
              </w:rPr>
              <w:t>***</w:t>
            </w:r>
          </w:p>
        </w:tc>
      </w:tr>
      <w:tr w:rsidR="002A4932" w:rsidRPr="002A4932" w14:paraId="713264C2" w14:textId="77777777" w:rsidTr="002A4932">
        <w:trPr>
          <w:tblCellSpacing w:w="15" w:type="dxa"/>
          <w:jc w:val="center"/>
        </w:trPr>
        <w:tc>
          <w:tcPr>
            <w:tcW w:w="2115" w:type="dxa"/>
            <w:vAlign w:val="center"/>
            <w:hideMark/>
          </w:tcPr>
          <w:p w14:paraId="51EE1D5C" w14:textId="77777777" w:rsidR="002A4932" w:rsidRPr="002A4932" w:rsidRDefault="002A4932" w:rsidP="00E433F7">
            <w:pPr>
              <w:contextualSpacing/>
              <w:jc w:val="both"/>
              <w:rPr>
                <w:sz w:val="14"/>
              </w:rPr>
            </w:pPr>
          </w:p>
        </w:tc>
        <w:tc>
          <w:tcPr>
            <w:tcW w:w="0" w:type="auto"/>
            <w:vAlign w:val="center"/>
            <w:hideMark/>
          </w:tcPr>
          <w:p w14:paraId="36E92DAF" w14:textId="77777777" w:rsidR="002A4932" w:rsidRPr="002A4932" w:rsidRDefault="002A4932" w:rsidP="00E433F7">
            <w:pPr>
              <w:contextualSpacing/>
              <w:jc w:val="both"/>
              <w:rPr>
                <w:sz w:val="14"/>
              </w:rPr>
            </w:pPr>
            <w:r w:rsidRPr="002A4932">
              <w:rPr>
                <w:sz w:val="14"/>
              </w:rPr>
              <w:t>(0.004)</w:t>
            </w:r>
          </w:p>
        </w:tc>
        <w:tc>
          <w:tcPr>
            <w:tcW w:w="0" w:type="auto"/>
            <w:vAlign w:val="center"/>
            <w:hideMark/>
          </w:tcPr>
          <w:p w14:paraId="2A8A758E" w14:textId="77777777" w:rsidR="002A4932" w:rsidRPr="002A4932" w:rsidRDefault="002A4932" w:rsidP="00E433F7">
            <w:pPr>
              <w:contextualSpacing/>
              <w:jc w:val="both"/>
              <w:rPr>
                <w:sz w:val="14"/>
              </w:rPr>
            </w:pPr>
            <w:r w:rsidRPr="002A4932">
              <w:rPr>
                <w:sz w:val="14"/>
              </w:rPr>
              <w:t>(0.004)</w:t>
            </w:r>
          </w:p>
        </w:tc>
        <w:tc>
          <w:tcPr>
            <w:tcW w:w="2068" w:type="dxa"/>
            <w:vAlign w:val="center"/>
            <w:hideMark/>
          </w:tcPr>
          <w:p w14:paraId="1CCCA068" w14:textId="77777777" w:rsidR="002A4932" w:rsidRPr="002A4932" w:rsidRDefault="002A4932" w:rsidP="00E433F7">
            <w:pPr>
              <w:contextualSpacing/>
              <w:jc w:val="both"/>
              <w:rPr>
                <w:sz w:val="14"/>
              </w:rPr>
            </w:pPr>
            <w:r w:rsidRPr="002A4932">
              <w:rPr>
                <w:sz w:val="14"/>
              </w:rPr>
              <w:t>(0.006)</w:t>
            </w:r>
          </w:p>
        </w:tc>
      </w:tr>
      <w:tr w:rsidR="002A4932" w:rsidRPr="002A4932" w14:paraId="09D0D122" w14:textId="77777777" w:rsidTr="002A4932">
        <w:trPr>
          <w:tblCellSpacing w:w="15" w:type="dxa"/>
          <w:jc w:val="center"/>
        </w:trPr>
        <w:tc>
          <w:tcPr>
            <w:tcW w:w="2115" w:type="dxa"/>
            <w:vAlign w:val="center"/>
            <w:hideMark/>
          </w:tcPr>
          <w:p w14:paraId="35506269" w14:textId="77777777" w:rsidR="002A4932" w:rsidRPr="002A4932" w:rsidRDefault="002A4932" w:rsidP="00E433F7">
            <w:pPr>
              <w:contextualSpacing/>
              <w:jc w:val="both"/>
              <w:rPr>
                <w:sz w:val="14"/>
              </w:rPr>
            </w:pPr>
          </w:p>
        </w:tc>
        <w:tc>
          <w:tcPr>
            <w:tcW w:w="0" w:type="auto"/>
            <w:vAlign w:val="center"/>
            <w:hideMark/>
          </w:tcPr>
          <w:p w14:paraId="67DC1A67" w14:textId="77777777" w:rsidR="002A4932" w:rsidRPr="002A4932" w:rsidRDefault="002A4932" w:rsidP="00E433F7">
            <w:pPr>
              <w:contextualSpacing/>
              <w:jc w:val="both"/>
              <w:rPr>
                <w:sz w:val="14"/>
              </w:rPr>
            </w:pPr>
          </w:p>
        </w:tc>
        <w:tc>
          <w:tcPr>
            <w:tcW w:w="0" w:type="auto"/>
            <w:vAlign w:val="center"/>
            <w:hideMark/>
          </w:tcPr>
          <w:p w14:paraId="01EDCD78" w14:textId="77777777" w:rsidR="002A4932" w:rsidRPr="002A4932" w:rsidRDefault="002A4932" w:rsidP="00E433F7">
            <w:pPr>
              <w:contextualSpacing/>
              <w:jc w:val="both"/>
              <w:rPr>
                <w:sz w:val="14"/>
              </w:rPr>
            </w:pPr>
          </w:p>
        </w:tc>
        <w:tc>
          <w:tcPr>
            <w:tcW w:w="2068" w:type="dxa"/>
            <w:vAlign w:val="center"/>
            <w:hideMark/>
          </w:tcPr>
          <w:p w14:paraId="1AF0253A" w14:textId="77777777" w:rsidR="002A4932" w:rsidRPr="002A4932" w:rsidRDefault="002A4932" w:rsidP="00E433F7">
            <w:pPr>
              <w:contextualSpacing/>
              <w:jc w:val="both"/>
              <w:rPr>
                <w:sz w:val="14"/>
              </w:rPr>
            </w:pPr>
          </w:p>
        </w:tc>
      </w:tr>
      <w:tr w:rsidR="002A4932" w:rsidRPr="002A4932" w14:paraId="44FD526A" w14:textId="77777777" w:rsidTr="002A4932">
        <w:trPr>
          <w:tblCellSpacing w:w="15" w:type="dxa"/>
          <w:jc w:val="center"/>
        </w:trPr>
        <w:tc>
          <w:tcPr>
            <w:tcW w:w="2115" w:type="dxa"/>
            <w:vAlign w:val="center"/>
            <w:hideMark/>
          </w:tcPr>
          <w:p w14:paraId="2AF3AC2B" w14:textId="77777777" w:rsidR="002A4932" w:rsidRPr="002A4932" w:rsidRDefault="002A4932" w:rsidP="00E433F7">
            <w:pPr>
              <w:contextualSpacing/>
              <w:jc w:val="both"/>
              <w:rPr>
                <w:sz w:val="14"/>
              </w:rPr>
            </w:pPr>
            <w:proofErr w:type="spellStart"/>
            <w:r w:rsidRPr="002A4932">
              <w:rPr>
                <w:sz w:val="14"/>
              </w:rPr>
              <w:t>exp_tertiary_pstudent</w:t>
            </w:r>
            <w:proofErr w:type="spellEnd"/>
          </w:p>
        </w:tc>
        <w:tc>
          <w:tcPr>
            <w:tcW w:w="0" w:type="auto"/>
            <w:vAlign w:val="center"/>
            <w:hideMark/>
          </w:tcPr>
          <w:p w14:paraId="6120A48B"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3C5547CE" w14:textId="77777777" w:rsidR="002A4932" w:rsidRPr="002A4932" w:rsidRDefault="002A4932" w:rsidP="00E433F7">
            <w:pPr>
              <w:contextualSpacing/>
              <w:jc w:val="both"/>
              <w:rPr>
                <w:sz w:val="14"/>
              </w:rPr>
            </w:pPr>
            <w:r w:rsidRPr="002A4932">
              <w:rPr>
                <w:sz w:val="14"/>
              </w:rPr>
              <w:t>0.00000</w:t>
            </w:r>
          </w:p>
        </w:tc>
        <w:tc>
          <w:tcPr>
            <w:tcW w:w="2068" w:type="dxa"/>
            <w:vAlign w:val="center"/>
            <w:hideMark/>
          </w:tcPr>
          <w:p w14:paraId="2EB0857A" w14:textId="77777777" w:rsidR="002A4932" w:rsidRPr="002A4932" w:rsidRDefault="002A4932" w:rsidP="00E433F7">
            <w:pPr>
              <w:contextualSpacing/>
              <w:jc w:val="both"/>
              <w:rPr>
                <w:sz w:val="14"/>
              </w:rPr>
            </w:pPr>
            <w:r w:rsidRPr="002A4932">
              <w:rPr>
                <w:sz w:val="14"/>
              </w:rPr>
              <w:t>-0.00001</w:t>
            </w:r>
          </w:p>
        </w:tc>
      </w:tr>
      <w:tr w:rsidR="00823D7F" w:rsidRPr="002A4932" w14:paraId="09CFAEA7" w14:textId="77777777" w:rsidTr="002A4932">
        <w:trPr>
          <w:tblCellSpacing w:w="15" w:type="dxa"/>
          <w:jc w:val="center"/>
        </w:trPr>
        <w:tc>
          <w:tcPr>
            <w:tcW w:w="2115" w:type="dxa"/>
            <w:vAlign w:val="center"/>
          </w:tcPr>
          <w:p w14:paraId="61EFA0B5" w14:textId="77777777" w:rsidR="00823D7F" w:rsidRPr="002A4932" w:rsidRDefault="00823D7F" w:rsidP="00E433F7">
            <w:pPr>
              <w:contextualSpacing/>
              <w:jc w:val="both"/>
              <w:rPr>
                <w:sz w:val="14"/>
              </w:rPr>
            </w:pPr>
          </w:p>
        </w:tc>
        <w:tc>
          <w:tcPr>
            <w:tcW w:w="0" w:type="auto"/>
            <w:vAlign w:val="center"/>
          </w:tcPr>
          <w:p w14:paraId="40F5268E" w14:textId="77777777" w:rsidR="00823D7F" w:rsidRPr="002A4932" w:rsidRDefault="00823D7F" w:rsidP="00E433F7">
            <w:pPr>
              <w:contextualSpacing/>
              <w:jc w:val="both"/>
              <w:rPr>
                <w:sz w:val="14"/>
              </w:rPr>
            </w:pPr>
          </w:p>
        </w:tc>
        <w:tc>
          <w:tcPr>
            <w:tcW w:w="0" w:type="auto"/>
            <w:vAlign w:val="center"/>
          </w:tcPr>
          <w:p w14:paraId="17D4F785" w14:textId="77777777" w:rsidR="00823D7F" w:rsidRPr="002A4932" w:rsidRDefault="00823D7F" w:rsidP="00E433F7">
            <w:pPr>
              <w:contextualSpacing/>
              <w:jc w:val="both"/>
              <w:rPr>
                <w:sz w:val="14"/>
              </w:rPr>
            </w:pPr>
          </w:p>
        </w:tc>
        <w:tc>
          <w:tcPr>
            <w:tcW w:w="2068" w:type="dxa"/>
            <w:vAlign w:val="center"/>
          </w:tcPr>
          <w:p w14:paraId="60286C4D" w14:textId="77777777" w:rsidR="00823D7F" w:rsidRPr="002A4932" w:rsidRDefault="00823D7F" w:rsidP="00E433F7">
            <w:pPr>
              <w:contextualSpacing/>
              <w:jc w:val="both"/>
              <w:rPr>
                <w:sz w:val="14"/>
              </w:rPr>
            </w:pPr>
          </w:p>
        </w:tc>
      </w:tr>
      <w:tr w:rsidR="002A4932" w:rsidRPr="002A4932" w14:paraId="74DF77D8" w14:textId="77777777" w:rsidTr="002A4932">
        <w:trPr>
          <w:tblCellSpacing w:w="15" w:type="dxa"/>
          <w:jc w:val="center"/>
        </w:trPr>
        <w:tc>
          <w:tcPr>
            <w:tcW w:w="2115" w:type="dxa"/>
            <w:vAlign w:val="center"/>
            <w:hideMark/>
          </w:tcPr>
          <w:p w14:paraId="454F9615" w14:textId="77777777" w:rsidR="002A4932" w:rsidRPr="002A4932" w:rsidRDefault="002A4932" w:rsidP="00E433F7">
            <w:pPr>
              <w:contextualSpacing/>
              <w:jc w:val="both"/>
              <w:rPr>
                <w:sz w:val="14"/>
              </w:rPr>
            </w:pPr>
          </w:p>
        </w:tc>
        <w:tc>
          <w:tcPr>
            <w:tcW w:w="0" w:type="auto"/>
            <w:vAlign w:val="center"/>
            <w:hideMark/>
          </w:tcPr>
          <w:p w14:paraId="193D7AD9"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669E9ACA" w14:textId="77777777" w:rsidR="002A4932" w:rsidRPr="002A4932" w:rsidRDefault="002A4932" w:rsidP="00E433F7">
            <w:pPr>
              <w:contextualSpacing/>
              <w:jc w:val="both"/>
              <w:rPr>
                <w:sz w:val="14"/>
              </w:rPr>
            </w:pPr>
            <w:r w:rsidRPr="002A4932">
              <w:rPr>
                <w:sz w:val="14"/>
              </w:rPr>
              <w:t>(0.00002)</w:t>
            </w:r>
          </w:p>
        </w:tc>
        <w:tc>
          <w:tcPr>
            <w:tcW w:w="2068" w:type="dxa"/>
            <w:vAlign w:val="center"/>
            <w:hideMark/>
          </w:tcPr>
          <w:p w14:paraId="6DA52DEB" w14:textId="77777777" w:rsidR="002A4932" w:rsidRPr="002A4932" w:rsidRDefault="002A4932" w:rsidP="00E433F7">
            <w:pPr>
              <w:contextualSpacing/>
              <w:jc w:val="both"/>
              <w:rPr>
                <w:sz w:val="14"/>
              </w:rPr>
            </w:pPr>
            <w:r w:rsidRPr="002A4932">
              <w:rPr>
                <w:sz w:val="14"/>
              </w:rPr>
              <w:t>(0.00002)</w:t>
            </w:r>
          </w:p>
        </w:tc>
      </w:tr>
      <w:tr w:rsidR="002A4932" w:rsidRPr="002A4932" w14:paraId="0B85A98C" w14:textId="77777777" w:rsidTr="002A4932">
        <w:trPr>
          <w:tblCellSpacing w:w="15" w:type="dxa"/>
          <w:jc w:val="center"/>
        </w:trPr>
        <w:tc>
          <w:tcPr>
            <w:tcW w:w="2115" w:type="dxa"/>
            <w:vAlign w:val="center"/>
            <w:hideMark/>
          </w:tcPr>
          <w:p w14:paraId="3C0593D4" w14:textId="77777777" w:rsidR="002A4932" w:rsidRPr="002A4932" w:rsidRDefault="002A4932" w:rsidP="00E433F7">
            <w:pPr>
              <w:contextualSpacing/>
              <w:jc w:val="both"/>
              <w:rPr>
                <w:sz w:val="14"/>
              </w:rPr>
            </w:pPr>
          </w:p>
        </w:tc>
        <w:tc>
          <w:tcPr>
            <w:tcW w:w="0" w:type="auto"/>
            <w:vAlign w:val="center"/>
            <w:hideMark/>
          </w:tcPr>
          <w:p w14:paraId="3D04F752" w14:textId="77777777" w:rsidR="002A4932" w:rsidRPr="002A4932" w:rsidRDefault="002A4932" w:rsidP="00E433F7">
            <w:pPr>
              <w:contextualSpacing/>
              <w:jc w:val="both"/>
              <w:rPr>
                <w:sz w:val="14"/>
              </w:rPr>
            </w:pPr>
          </w:p>
        </w:tc>
        <w:tc>
          <w:tcPr>
            <w:tcW w:w="0" w:type="auto"/>
            <w:vAlign w:val="center"/>
            <w:hideMark/>
          </w:tcPr>
          <w:p w14:paraId="0290CD53" w14:textId="77777777" w:rsidR="002A4932" w:rsidRPr="002A4932" w:rsidRDefault="002A4932" w:rsidP="00E433F7">
            <w:pPr>
              <w:contextualSpacing/>
              <w:jc w:val="both"/>
              <w:rPr>
                <w:sz w:val="14"/>
              </w:rPr>
            </w:pPr>
          </w:p>
        </w:tc>
        <w:tc>
          <w:tcPr>
            <w:tcW w:w="2068" w:type="dxa"/>
            <w:vAlign w:val="center"/>
            <w:hideMark/>
          </w:tcPr>
          <w:p w14:paraId="0821960A" w14:textId="77777777" w:rsidR="002A4932" w:rsidRPr="002A4932" w:rsidRDefault="002A4932" w:rsidP="00E433F7">
            <w:pPr>
              <w:contextualSpacing/>
              <w:jc w:val="both"/>
              <w:rPr>
                <w:sz w:val="14"/>
              </w:rPr>
            </w:pPr>
          </w:p>
        </w:tc>
      </w:tr>
      <w:tr w:rsidR="002A4932" w:rsidRPr="002A4932" w14:paraId="42B80EF9" w14:textId="77777777" w:rsidTr="002A4932">
        <w:trPr>
          <w:tblCellSpacing w:w="15" w:type="dxa"/>
          <w:jc w:val="center"/>
        </w:trPr>
        <w:tc>
          <w:tcPr>
            <w:tcW w:w="2115" w:type="dxa"/>
            <w:vAlign w:val="center"/>
            <w:hideMark/>
          </w:tcPr>
          <w:p w14:paraId="21C614E7" w14:textId="77777777" w:rsidR="002A4932" w:rsidRPr="002A4932" w:rsidRDefault="002A4932" w:rsidP="00E433F7">
            <w:pPr>
              <w:contextualSpacing/>
              <w:jc w:val="both"/>
              <w:rPr>
                <w:sz w:val="14"/>
              </w:rPr>
            </w:pPr>
            <w:proofErr w:type="spellStart"/>
            <w:r w:rsidRPr="002A4932">
              <w:rPr>
                <w:sz w:val="14"/>
              </w:rPr>
              <w:t>rd</w:t>
            </w:r>
            <w:proofErr w:type="spellEnd"/>
          </w:p>
        </w:tc>
        <w:tc>
          <w:tcPr>
            <w:tcW w:w="0" w:type="auto"/>
            <w:vAlign w:val="center"/>
            <w:hideMark/>
          </w:tcPr>
          <w:p w14:paraId="471C9D37" w14:textId="77777777" w:rsidR="002A4932" w:rsidRPr="002A4932" w:rsidRDefault="002A4932" w:rsidP="00E433F7">
            <w:pPr>
              <w:contextualSpacing/>
              <w:jc w:val="both"/>
              <w:rPr>
                <w:sz w:val="14"/>
              </w:rPr>
            </w:pPr>
            <w:r w:rsidRPr="002A4932">
              <w:rPr>
                <w:sz w:val="14"/>
              </w:rPr>
              <w:t>0.079</w:t>
            </w:r>
          </w:p>
        </w:tc>
        <w:tc>
          <w:tcPr>
            <w:tcW w:w="0" w:type="auto"/>
            <w:vAlign w:val="center"/>
            <w:hideMark/>
          </w:tcPr>
          <w:p w14:paraId="2FC81BE0" w14:textId="77777777" w:rsidR="002A4932" w:rsidRPr="002A4932" w:rsidRDefault="002A4932" w:rsidP="00E433F7">
            <w:pPr>
              <w:contextualSpacing/>
              <w:jc w:val="both"/>
              <w:rPr>
                <w:sz w:val="14"/>
              </w:rPr>
            </w:pPr>
            <w:r w:rsidRPr="002A4932">
              <w:rPr>
                <w:sz w:val="14"/>
              </w:rPr>
              <w:t>0.144</w:t>
            </w:r>
          </w:p>
        </w:tc>
        <w:tc>
          <w:tcPr>
            <w:tcW w:w="2068" w:type="dxa"/>
            <w:vAlign w:val="center"/>
            <w:hideMark/>
          </w:tcPr>
          <w:p w14:paraId="2AE2327F" w14:textId="77777777" w:rsidR="002A4932" w:rsidRPr="002A4932" w:rsidRDefault="002A4932" w:rsidP="00E433F7">
            <w:pPr>
              <w:contextualSpacing/>
              <w:jc w:val="both"/>
              <w:rPr>
                <w:sz w:val="14"/>
              </w:rPr>
            </w:pPr>
            <w:r w:rsidRPr="002A4932">
              <w:rPr>
                <w:sz w:val="14"/>
              </w:rPr>
              <w:t>1.440</w:t>
            </w:r>
            <w:r w:rsidRPr="002A4932">
              <w:rPr>
                <w:sz w:val="14"/>
                <w:vertAlign w:val="superscript"/>
              </w:rPr>
              <w:t>***</w:t>
            </w:r>
          </w:p>
        </w:tc>
      </w:tr>
      <w:tr w:rsidR="002A4932" w:rsidRPr="002A4932" w14:paraId="387117B5" w14:textId="77777777" w:rsidTr="002A4932">
        <w:trPr>
          <w:tblCellSpacing w:w="15" w:type="dxa"/>
          <w:jc w:val="center"/>
        </w:trPr>
        <w:tc>
          <w:tcPr>
            <w:tcW w:w="2115" w:type="dxa"/>
            <w:vAlign w:val="center"/>
            <w:hideMark/>
          </w:tcPr>
          <w:p w14:paraId="2A234252" w14:textId="77777777" w:rsidR="002A4932" w:rsidRPr="002A4932" w:rsidRDefault="002A4932" w:rsidP="00E433F7">
            <w:pPr>
              <w:contextualSpacing/>
              <w:jc w:val="both"/>
              <w:rPr>
                <w:sz w:val="14"/>
              </w:rPr>
            </w:pPr>
          </w:p>
        </w:tc>
        <w:tc>
          <w:tcPr>
            <w:tcW w:w="0" w:type="auto"/>
            <w:vAlign w:val="center"/>
            <w:hideMark/>
          </w:tcPr>
          <w:p w14:paraId="25B411CB" w14:textId="77777777" w:rsidR="002A4932" w:rsidRPr="002A4932" w:rsidRDefault="002A4932" w:rsidP="00E433F7">
            <w:pPr>
              <w:contextualSpacing/>
              <w:jc w:val="both"/>
              <w:rPr>
                <w:sz w:val="14"/>
              </w:rPr>
            </w:pPr>
            <w:r w:rsidRPr="002A4932">
              <w:rPr>
                <w:sz w:val="14"/>
              </w:rPr>
              <w:t>(0.103)</w:t>
            </w:r>
          </w:p>
        </w:tc>
        <w:tc>
          <w:tcPr>
            <w:tcW w:w="0" w:type="auto"/>
            <w:vAlign w:val="center"/>
            <w:hideMark/>
          </w:tcPr>
          <w:p w14:paraId="081B4F99" w14:textId="77777777" w:rsidR="002A4932" w:rsidRPr="002A4932" w:rsidRDefault="002A4932" w:rsidP="00E433F7">
            <w:pPr>
              <w:contextualSpacing/>
              <w:jc w:val="both"/>
              <w:rPr>
                <w:sz w:val="14"/>
              </w:rPr>
            </w:pPr>
            <w:r w:rsidRPr="002A4932">
              <w:rPr>
                <w:sz w:val="14"/>
              </w:rPr>
              <w:t>(0.109)</w:t>
            </w:r>
          </w:p>
        </w:tc>
        <w:tc>
          <w:tcPr>
            <w:tcW w:w="2068" w:type="dxa"/>
            <w:vAlign w:val="center"/>
            <w:hideMark/>
          </w:tcPr>
          <w:p w14:paraId="1AC95290" w14:textId="77777777" w:rsidR="002A4932" w:rsidRPr="002A4932" w:rsidRDefault="002A4932" w:rsidP="00E433F7">
            <w:pPr>
              <w:contextualSpacing/>
              <w:jc w:val="both"/>
              <w:rPr>
                <w:sz w:val="14"/>
              </w:rPr>
            </w:pPr>
            <w:r w:rsidRPr="002A4932">
              <w:rPr>
                <w:sz w:val="14"/>
              </w:rPr>
              <w:t>(0.335)</w:t>
            </w:r>
          </w:p>
        </w:tc>
      </w:tr>
      <w:tr w:rsidR="002A4932" w:rsidRPr="002A4932" w14:paraId="5FF46AC5" w14:textId="77777777" w:rsidTr="002A4932">
        <w:trPr>
          <w:tblCellSpacing w:w="15" w:type="dxa"/>
          <w:jc w:val="center"/>
        </w:trPr>
        <w:tc>
          <w:tcPr>
            <w:tcW w:w="2115" w:type="dxa"/>
            <w:vAlign w:val="center"/>
            <w:hideMark/>
          </w:tcPr>
          <w:p w14:paraId="65A759D6" w14:textId="77777777" w:rsidR="002A4932" w:rsidRPr="002A4932" w:rsidRDefault="002A4932" w:rsidP="00E433F7">
            <w:pPr>
              <w:contextualSpacing/>
              <w:jc w:val="both"/>
              <w:rPr>
                <w:sz w:val="14"/>
              </w:rPr>
            </w:pPr>
          </w:p>
        </w:tc>
        <w:tc>
          <w:tcPr>
            <w:tcW w:w="0" w:type="auto"/>
            <w:vAlign w:val="center"/>
            <w:hideMark/>
          </w:tcPr>
          <w:p w14:paraId="602E53D6" w14:textId="77777777" w:rsidR="002A4932" w:rsidRPr="002A4932" w:rsidRDefault="002A4932" w:rsidP="00E433F7">
            <w:pPr>
              <w:contextualSpacing/>
              <w:jc w:val="both"/>
              <w:rPr>
                <w:sz w:val="14"/>
              </w:rPr>
            </w:pPr>
          </w:p>
        </w:tc>
        <w:tc>
          <w:tcPr>
            <w:tcW w:w="0" w:type="auto"/>
            <w:vAlign w:val="center"/>
            <w:hideMark/>
          </w:tcPr>
          <w:p w14:paraId="6C532490" w14:textId="77777777" w:rsidR="002A4932" w:rsidRPr="002A4932" w:rsidRDefault="002A4932" w:rsidP="00E433F7">
            <w:pPr>
              <w:contextualSpacing/>
              <w:jc w:val="both"/>
              <w:rPr>
                <w:sz w:val="14"/>
              </w:rPr>
            </w:pPr>
          </w:p>
        </w:tc>
        <w:tc>
          <w:tcPr>
            <w:tcW w:w="2068" w:type="dxa"/>
            <w:vAlign w:val="center"/>
            <w:hideMark/>
          </w:tcPr>
          <w:p w14:paraId="4CAE90C3" w14:textId="77777777" w:rsidR="002A4932" w:rsidRPr="002A4932" w:rsidRDefault="002A4932" w:rsidP="00E433F7">
            <w:pPr>
              <w:contextualSpacing/>
              <w:jc w:val="both"/>
              <w:rPr>
                <w:sz w:val="14"/>
              </w:rPr>
            </w:pPr>
          </w:p>
        </w:tc>
      </w:tr>
      <w:tr w:rsidR="002A4932" w:rsidRPr="002A4932" w14:paraId="767B51FC" w14:textId="77777777" w:rsidTr="002A4932">
        <w:trPr>
          <w:tblCellSpacing w:w="15" w:type="dxa"/>
          <w:jc w:val="center"/>
        </w:trPr>
        <w:tc>
          <w:tcPr>
            <w:tcW w:w="2115" w:type="dxa"/>
            <w:vAlign w:val="center"/>
            <w:hideMark/>
          </w:tcPr>
          <w:p w14:paraId="3EB0F0EA" w14:textId="77777777" w:rsidR="002A4932" w:rsidRPr="002A4932" w:rsidRDefault="002A4932" w:rsidP="00E433F7">
            <w:pPr>
              <w:contextualSpacing/>
              <w:jc w:val="both"/>
              <w:rPr>
                <w:sz w:val="14"/>
              </w:rPr>
            </w:pPr>
            <w:proofErr w:type="spellStart"/>
            <w:r w:rsidRPr="002A4932">
              <w:rPr>
                <w:sz w:val="14"/>
              </w:rPr>
              <w:t>h_index</w:t>
            </w:r>
            <w:proofErr w:type="spellEnd"/>
          </w:p>
        </w:tc>
        <w:tc>
          <w:tcPr>
            <w:tcW w:w="0" w:type="auto"/>
            <w:vAlign w:val="center"/>
            <w:hideMark/>
          </w:tcPr>
          <w:p w14:paraId="251729AF" w14:textId="77777777" w:rsidR="002A4932" w:rsidRPr="002A4932" w:rsidRDefault="002A4932" w:rsidP="00E433F7">
            <w:pPr>
              <w:contextualSpacing/>
              <w:jc w:val="both"/>
              <w:rPr>
                <w:sz w:val="14"/>
              </w:rPr>
            </w:pPr>
            <w:r w:rsidRPr="002A4932">
              <w:rPr>
                <w:sz w:val="14"/>
              </w:rPr>
              <w:t>-0.0001</w:t>
            </w:r>
          </w:p>
        </w:tc>
        <w:tc>
          <w:tcPr>
            <w:tcW w:w="0" w:type="auto"/>
            <w:vAlign w:val="center"/>
            <w:hideMark/>
          </w:tcPr>
          <w:p w14:paraId="04A6EEE7"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c>
          <w:tcPr>
            <w:tcW w:w="2068" w:type="dxa"/>
            <w:vAlign w:val="center"/>
            <w:hideMark/>
          </w:tcPr>
          <w:p w14:paraId="1327BC9B"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r>
      <w:tr w:rsidR="002A4932" w:rsidRPr="002A4932" w14:paraId="26174BF7" w14:textId="77777777" w:rsidTr="002A4932">
        <w:trPr>
          <w:tblCellSpacing w:w="15" w:type="dxa"/>
          <w:jc w:val="center"/>
        </w:trPr>
        <w:tc>
          <w:tcPr>
            <w:tcW w:w="2115" w:type="dxa"/>
            <w:vAlign w:val="center"/>
            <w:hideMark/>
          </w:tcPr>
          <w:p w14:paraId="74051BEB" w14:textId="77777777" w:rsidR="002A4932" w:rsidRPr="002A4932" w:rsidRDefault="002A4932" w:rsidP="00E433F7">
            <w:pPr>
              <w:contextualSpacing/>
              <w:jc w:val="both"/>
              <w:rPr>
                <w:sz w:val="14"/>
              </w:rPr>
            </w:pPr>
          </w:p>
        </w:tc>
        <w:tc>
          <w:tcPr>
            <w:tcW w:w="0" w:type="auto"/>
            <w:vAlign w:val="center"/>
            <w:hideMark/>
          </w:tcPr>
          <w:p w14:paraId="030CEB74" w14:textId="77777777" w:rsidR="002A4932" w:rsidRPr="002A4932" w:rsidRDefault="002A4932" w:rsidP="00E433F7">
            <w:pPr>
              <w:contextualSpacing/>
              <w:jc w:val="both"/>
              <w:rPr>
                <w:sz w:val="14"/>
              </w:rPr>
            </w:pPr>
            <w:r w:rsidRPr="002A4932">
              <w:rPr>
                <w:sz w:val="14"/>
              </w:rPr>
              <w:t>(0.001)</w:t>
            </w:r>
          </w:p>
        </w:tc>
        <w:tc>
          <w:tcPr>
            <w:tcW w:w="0" w:type="auto"/>
            <w:vAlign w:val="center"/>
            <w:hideMark/>
          </w:tcPr>
          <w:p w14:paraId="21B175F8" w14:textId="77777777" w:rsidR="002A4932" w:rsidRPr="002A4932" w:rsidRDefault="002A4932" w:rsidP="00E433F7">
            <w:pPr>
              <w:contextualSpacing/>
              <w:jc w:val="both"/>
              <w:rPr>
                <w:sz w:val="14"/>
              </w:rPr>
            </w:pPr>
            <w:r w:rsidRPr="002A4932">
              <w:rPr>
                <w:sz w:val="14"/>
              </w:rPr>
              <w:t>(0.0004)</w:t>
            </w:r>
          </w:p>
        </w:tc>
        <w:tc>
          <w:tcPr>
            <w:tcW w:w="2068" w:type="dxa"/>
            <w:vAlign w:val="center"/>
            <w:hideMark/>
          </w:tcPr>
          <w:p w14:paraId="300760BF" w14:textId="77777777" w:rsidR="002A4932" w:rsidRPr="002A4932" w:rsidRDefault="002A4932" w:rsidP="00E433F7">
            <w:pPr>
              <w:contextualSpacing/>
              <w:jc w:val="both"/>
              <w:rPr>
                <w:sz w:val="14"/>
              </w:rPr>
            </w:pPr>
            <w:r w:rsidRPr="002A4932">
              <w:rPr>
                <w:sz w:val="14"/>
              </w:rPr>
              <w:t>(0.0005)</w:t>
            </w:r>
          </w:p>
        </w:tc>
      </w:tr>
      <w:tr w:rsidR="002A4932" w:rsidRPr="002A4932" w14:paraId="173AC522" w14:textId="77777777" w:rsidTr="002A4932">
        <w:trPr>
          <w:tblCellSpacing w:w="15" w:type="dxa"/>
          <w:jc w:val="center"/>
        </w:trPr>
        <w:tc>
          <w:tcPr>
            <w:tcW w:w="2115" w:type="dxa"/>
            <w:vAlign w:val="center"/>
            <w:hideMark/>
          </w:tcPr>
          <w:p w14:paraId="66CA0EA1" w14:textId="77777777" w:rsidR="002A4932" w:rsidRPr="002A4932" w:rsidRDefault="002A4932" w:rsidP="00E433F7">
            <w:pPr>
              <w:contextualSpacing/>
              <w:jc w:val="both"/>
              <w:rPr>
                <w:sz w:val="14"/>
              </w:rPr>
            </w:pPr>
          </w:p>
        </w:tc>
        <w:tc>
          <w:tcPr>
            <w:tcW w:w="0" w:type="auto"/>
            <w:vAlign w:val="center"/>
            <w:hideMark/>
          </w:tcPr>
          <w:p w14:paraId="70A036C3" w14:textId="77777777" w:rsidR="002A4932" w:rsidRPr="002A4932" w:rsidRDefault="002A4932" w:rsidP="00E433F7">
            <w:pPr>
              <w:contextualSpacing/>
              <w:jc w:val="both"/>
              <w:rPr>
                <w:sz w:val="14"/>
              </w:rPr>
            </w:pPr>
          </w:p>
        </w:tc>
        <w:tc>
          <w:tcPr>
            <w:tcW w:w="0" w:type="auto"/>
            <w:vAlign w:val="center"/>
            <w:hideMark/>
          </w:tcPr>
          <w:p w14:paraId="4D61D5D8" w14:textId="77777777" w:rsidR="002A4932" w:rsidRPr="002A4932" w:rsidRDefault="002A4932" w:rsidP="00E433F7">
            <w:pPr>
              <w:contextualSpacing/>
              <w:jc w:val="both"/>
              <w:rPr>
                <w:sz w:val="14"/>
              </w:rPr>
            </w:pPr>
          </w:p>
        </w:tc>
        <w:tc>
          <w:tcPr>
            <w:tcW w:w="2068" w:type="dxa"/>
            <w:vAlign w:val="center"/>
            <w:hideMark/>
          </w:tcPr>
          <w:p w14:paraId="3D5594D0" w14:textId="77777777" w:rsidR="002A4932" w:rsidRPr="002A4932" w:rsidRDefault="002A4932" w:rsidP="00E433F7">
            <w:pPr>
              <w:contextualSpacing/>
              <w:jc w:val="both"/>
              <w:rPr>
                <w:sz w:val="14"/>
              </w:rPr>
            </w:pPr>
          </w:p>
        </w:tc>
      </w:tr>
      <w:tr w:rsidR="002A4932" w:rsidRPr="002A4932" w14:paraId="76ED27B1" w14:textId="77777777" w:rsidTr="002A4932">
        <w:trPr>
          <w:tblCellSpacing w:w="15" w:type="dxa"/>
          <w:jc w:val="center"/>
        </w:trPr>
        <w:tc>
          <w:tcPr>
            <w:tcW w:w="2115" w:type="dxa"/>
            <w:vAlign w:val="center"/>
            <w:hideMark/>
          </w:tcPr>
          <w:p w14:paraId="44A96D76" w14:textId="77777777" w:rsidR="002A4932" w:rsidRPr="002A4932" w:rsidRDefault="002A4932" w:rsidP="00E433F7">
            <w:pPr>
              <w:contextualSpacing/>
              <w:jc w:val="both"/>
              <w:rPr>
                <w:sz w:val="14"/>
              </w:rPr>
            </w:pPr>
            <w:proofErr w:type="spellStart"/>
            <w:proofErr w:type="gramStart"/>
            <w:r w:rsidRPr="002A4932">
              <w:rPr>
                <w:sz w:val="14"/>
              </w:rPr>
              <w:t>tertiary:rd</w:t>
            </w:r>
            <w:proofErr w:type="spellEnd"/>
            <w:proofErr w:type="gramEnd"/>
          </w:p>
        </w:tc>
        <w:tc>
          <w:tcPr>
            <w:tcW w:w="0" w:type="auto"/>
            <w:vAlign w:val="center"/>
            <w:hideMark/>
          </w:tcPr>
          <w:p w14:paraId="32D925FA" w14:textId="77777777" w:rsidR="002A4932" w:rsidRPr="002A4932" w:rsidRDefault="002A4932" w:rsidP="00E433F7">
            <w:pPr>
              <w:contextualSpacing/>
              <w:jc w:val="both"/>
              <w:rPr>
                <w:sz w:val="14"/>
              </w:rPr>
            </w:pPr>
          </w:p>
        </w:tc>
        <w:tc>
          <w:tcPr>
            <w:tcW w:w="0" w:type="auto"/>
            <w:vAlign w:val="center"/>
            <w:hideMark/>
          </w:tcPr>
          <w:p w14:paraId="4F92C70E" w14:textId="77777777" w:rsidR="002A4932" w:rsidRPr="002A4932" w:rsidRDefault="002A4932" w:rsidP="00E433F7">
            <w:pPr>
              <w:contextualSpacing/>
              <w:jc w:val="both"/>
              <w:rPr>
                <w:sz w:val="14"/>
              </w:rPr>
            </w:pPr>
          </w:p>
        </w:tc>
        <w:tc>
          <w:tcPr>
            <w:tcW w:w="2068" w:type="dxa"/>
            <w:vAlign w:val="center"/>
            <w:hideMark/>
          </w:tcPr>
          <w:p w14:paraId="4CEB38C1" w14:textId="77777777" w:rsidR="002A4932" w:rsidRPr="002A4932" w:rsidRDefault="002A4932" w:rsidP="00E433F7">
            <w:pPr>
              <w:contextualSpacing/>
              <w:jc w:val="both"/>
              <w:rPr>
                <w:sz w:val="14"/>
              </w:rPr>
            </w:pPr>
            <w:r w:rsidRPr="002A4932">
              <w:rPr>
                <w:sz w:val="14"/>
              </w:rPr>
              <w:t>-0.019</w:t>
            </w:r>
            <w:r w:rsidRPr="002A4932">
              <w:rPr>
                <w:sz w:val="14"/>
                <w:vertAlign w:val="superscript"/>
              </w:rPr>
              <w:t>***</w:t>
            </w:r>
          </w:p>
        </w:tc>
      </w:tr>
      <w:tr w:rsidR="002A4932" w:rsidRPr="002A4932" w14:paraId="30185208" w14:textId="77777777" w:rsidTr="002A4932">
        <w:trPr>
          <w:tblCellSpacing w:w="15" w:type="dxa"/>
          <w:jc w:val="center"/>
        </w:trPr>
        <w:tc>
          <w:tcPr>
            <w:tcW w:w="2115" w:type="dxa"/>
            <w:vAlign w:val="center"/>
            <w:hideMark/>
          </w:tcPr>
          <w:p w14:paraId="03189A81" w14:textId="77777777" w:rsidR="002A4932" w:rsidRPr="002A4932" w:rsidRDefault="002A4932" w:rsidP="00E433F7">
            <w:pPr>
              <w:contextualSpacing/>
              <w:jc w:val="both"/>
              <w:rPr>
                <w:sz w:val="14"/>
              </w:rPr>
            </w:pPr>
          </w:p>
        </w:tc>
        <w:tc>
          <w:tcPr>
            <w:tcW w:w="0" w:type="auto"/>
            <w:vAlign w:val="center"/>
            <w:hideMark/>
          </w:tcPr>
          <w:p w14:paraId="61EBFB3D" w14:textId="77777777" w:rsidR="002A4932" w:rsidRPr="002A4932" w:rsidRDefault="002A4932" w:rsidP="00E433F7">
            <w:pPr>
              <w:contextualSpacing/>
              <w:jc w:val="both"/>
              <w:rPr>
                <w:sz w:val="14"/>
              </w:rPr>
            </w:pPr>
          </w:p>
        </w:tc>
        <w:tc>
          <w:tcPr>
            <w:tcW w:w="0" w:type="auto"/>
            <w:vAlign w:val="center"/>
            <w:hideMark/>
          </w:tcPr>
          <w:p w14:paraId="35122BBB" w14:textId="77777777" w:rsidR="002A4932" w:rsidRPr="002A4932" w:rsidRDefault="002A4932" w:rsidP="00E433F7">
            <w:pPr>
              <w:contextualSpacing/>
              <w:jc w:val="both"/>
              <w:rPr>
                <w:sz w:val="14"/>
              </w:rPr>
            </w:pPr>
          </w:p>
        </w:tc>
        <w:tc>
          <w:tcPr>
            <w:tcW w:w="2068" w:type="dxa"/>
            <w:vAlign w:val="center"/>
            <w:hideMark/>
          </w:tcPr>
          <w:p w14:paraId="152463E0" w14:textId="77777777" w:rsidR="002A4932" w:rsidRPr="002A4932" w:rsidRDefault="002A4932" w:rsidP="00E433F7">
            <w:pPr>
              <w:contextualSpacing/>
              <w:jc w:val="both"/>
              <w:rPr>
                <w:sz w:val="14"/>
              </w:rPr>
            </w:pPr>
            <w:r w:rsidRPr="002A4932">
              <w:rPr>
                <w:sz w:val="14"/>
              </w:rPr>
              <w:t>(0.005)</w:t>
            </w:r>
          </w:p>
        </w:tc>
      </w:tr>
      <w:tr w:rsidR="002A4932" w:rsidRPr="002A4932" w14:paraId="6E28D221" w14:textId="77777777" w:rsidTr="002A4932">
        <w:trPr>
          <w:tblCellSpacing w:w="15" w:type="dxa"/>
          <w:jc w:val="center"/>
        </w:trPr>
        <w:tc>
          <w:tcPr>
            <w:tcW w:w="2115" w:type="dxa"/>
            <w:vAlign w:val="center"/>
            <w:hideMark/>
          </w:tcPr>
          <w:p w14:paraId="300FC597" w14:textId="77777777" w:rsidR="002A4932" w:rsidRPr="002A4932" w:rsidRDefault="002A4932" w:rsidP="00E433F7">
            <w:pPr>
              <w:contextualSpacing/>
              <w:jc w:val="both"/>
              <w:rPr>
                <w:sz w:val="14"/>
              </w:rPr>
            </w:pPr>
          </w:p>
        </w:tc>
        <w:tc>
          <w:tcPr>
            <w:tcW w:w="0" w:type="auto"/>
            <w:vAlign w:val="center"/>
            <w:hideMark/>
          </w:tcPr>
          <w:p w14:paraId="681BECAC" w14:textId="77777777" w:rsidR="002A4932" w:rsidRPr="002A4932" w:rsidRDefault="002A4932" w:rsidP="00E433F7">
            <w:pPr>
              <w:contextualSpacing/>
              <w:jc w:val="both"/>
              <w:rPr>
                <w:sz w:val="14"/>
              </w:rPr>
            </w:pPr>
          </w:p>
        </w:tc>
        <w:tc>
          <w:tcPr>
            <w:tcW w:w="0" w:type="auto"/>
            <w:vAlign w:val="center"/>
            <w:hideMark/>
          </w:tcPr>
          <w:p w14:paraId="125372E1" w14:textId="77777777" w:rsidR="002A4932" w:rsidRPr="002A4932" w:rsidRDefault="002A4932" w:rsidP="00E433F7">
            <w:pPr>
              <w:contextualSpacing/>
              <w:jc w:val="both"/>
              <w:rPr>
                <w:sz w:val="14"/>
              </w:rPr>
            </w:pPr>
          </w:p>
        </w:tc>
        <w:tc>
          <w:tcPr>
            <w:tcW w:w="2068" w:type="dxa"/>
            <w:vAlign w:val="center"/>
            <w:hideMark/>
          </w:tcPr>
          <w:p w14:paraId="266AE6E6" w14:textId="77777777" w:rsidR="002A4932" w:rsidRPr="002A4932" w:rsidRDefault="002A4932" w:rsidP="00E433F7">
            <w:pPr>
              <w:contextualSpacing/>
              <w:jc w:val="both"/>
              <w:rPr>
                <w:sz w:val="14"/>
              </w:rPr>
            </w:pPr>
          </w:p>
        </w:tc>
      </w:tr>
      <w:tr w:rsidR="002A4932" w:rsidRPr="002A4932" w14:paraId="4D7EFF59" w14:textId="77777777" w:rsidTr="002A4932">
        <w:trPr>
          <w:tblCellSpacing w:w="15" w:type="dxa"/>
          <w:jc w:val="center"/>
        </w:trPr>
        <w:tc>
          <w:tcPr>
            <w:tcW w:w="2115" w:type="dxa"/>
            <w:vAlign w:val="center"/>
            <w:hideMark/>
          </w:tcPr>
          <w:p w14:paraId="2F122E41" w14:textId="77777777" w:rsidR="002A4932" w:rsidRPr="002A4932" w:rsidRDefault="002A4932" w:rsidP="00E433F7">
            <w:pPr>
              <w:contextualSpacing/>
              <w:jc w:val="both"/>
              <w:rPr>
                <w:sz w:val="14"/>
              </w:rPr>
            </w:pPr>
            <w:r w:rsidRPr="002A4932">
              <w:rPr>
                <w:sz w:val="14"/>
              </w:rPr>
              <w:t>Constant</w:t>
            </w:r>
          </w:p>
        </w:tc>
        <w:tc>
          <w:tcPr>
            <w:tcW w:w="0" w:type="auto"/>
            <w:vAlign w:val="center"/>
            <w:hideMark/>
          </w:tcPr>
          <w:p w14:paraId="67854D9A" w14:textId="77777777" w:rsidR="002A4932" w:rsidRPr="002A4932" w:rsidRDefault="002A4932" w:rsidP="00E433F7">
            <w:pPr>
              <w:contextualSpacing/>
              <w:jc w:val="both"/>
              <w:rPr>
                <w:sz w:val="14"/>
              </w:rPr>
            </w:pPr>
            <w:r w:rsidRPr="002A4932">
              <w:rPr>
                <w:sz w:val="14"/>
              </w:rPr>
              <w:t>2.255</w:t>
            </w:r>
          </w:p>
        </w:tc>
        <w:tc>
          <w:tcPr>
            <w:tcW w:w="0" w:type="auto"/>
            <w:vAlign w:val="center"/>
            <w:hideMark/>
          </w:tcPr>
          <w:p w14:paraId="7FFEEC8D" w14:textId="77777777" w:rsidR="002A4932" w:rsidRPr="002A4932" w:rsidRDefault="002A4932" w:rsidP="00E433F7">
            <w:pPr>
              <w:contextualSpacing/>
              <w:jc w:val="both"/>
              <w:rPr>
                <w:sz w:val="14"/>
              </w:rPr>
            </w:pPr>
            <w:r w:rsidRPr="002A4932">
              <w:rPr>
                <w:sz w:val="14"/>
              </w:rPr>
              <w:t>8.337</w:t>
            </w:r>
            <w:r w:rsidRPr="002A4932">
              <w:rPr>
                <w:sz w:val="14"/>
                <w:vertAlign w:val="superscript"/>
              </w:rPr>
              <w:t>***</w:t>
            </w:r>
          </w:p>
        </w:tc>
        <w:tc>
          <w:tcPr>
            <w:tcW w:w="2068" w:type="dxa"/>
            <w:vAlign w:val="center"/>
            <w:hideMark/>
          </w:tcPr>
          <w:p w14:paraId="71C5D4BB" w14:textId="77777777" w:rsidR="002A4932" w:rsidRPr="002A4932" w:rsidRDefault="002A4932" w:rsidP="00E433F7">
            <w:pPr>
              <w:contextualSpacing/>
              <w:jc w:val="both"/>
              <w:rPr>
                <w:sz w:val="14"/>
              </w:rPr>
            </w:pPr>
            <w:r w:rsidRPr="002A4932">
              <w:rPr>
                <w:sz w:val="14"/>
              </w:rPr>
              <w:t>7.283</w:t>
            </w:r>
            <w:r w:rsidRPr="002A4932">
              <w:rPr>
                <w:sz w:val="14"/>
                <w:vertAlign w:val="superscript"/>
              </w:rPr>
              <w:t>***</w:t>
            </w:r>
          </w:p>
        </w:tc>
      </w:tr>
      <w:tr w:rsidR="002A4932" w:rsidRPr="002A4932" w14:paraId="7B4F403F" w14:textId="77777777" w:rsidTr="002A4932">
        <w:trPr>
          <w:tblCellSpacing w:w="15" w:type="dxa"/>
          <w:jc w:val="center"/>
        </w:trPr>
        <w:tc>
          <w:tcPr>
            <w:tcW w:w="2115" w:type="dxa"/>
            <w:vAlign w:val="center"/>
            <w:hideMark/>
          </w:tcPr>
          <w:p w14:paraId="1C16C516" w14:textId="77777777" w:rsidR="002A4932" w:rsidRPr="002A4932" w:rsidRDefault="002A4932" w:rsidP="00E433F7">
            <w:pPr>
              <w:contextualSpacing/>
              <w:jc w:val="both"/>
              <w:rPr>
                <w:sz w:val="14"/>
              </w:rPr>
            </w:pPr>
          </w:p>
        </w:tc>
        <w:tc>
          <w:tcPr>
            <w:tcW w:w="0" w:type="auto"/>
            <w:vAlign w:val="center"/>
            <w:hideMark/>
          </w:tcPr>
          <w:p w14:paraId="3093A8F9" w14:textId="77777777" w:rsidR="002A4932" w:rsidRPr="002A4932" w:rsidRDefault="002A4932" w:rsidP="00E433F7">
            <w:pPr>
              <w:contextualSpacing/>
              <w:jc w:val="both"/>
              <w:rPr>
                <w:sz w:val="14"/>
              </w:rPr>
            </w:pPr>
            <w:r w:rsidRPr="002A4932">
              <w:rPr>
                <w:sz w:val="14"/>
              </w:rPr>
              <w:t>(1.736)</w:t>
            </w:r>
          </w:p>
        </w:tc>
        <w:tc>
          <w:tcPr>
            <w:tcW w:w="0" w:type="auto"/>
            <w:vAlign w:val="center"/>
            <w:hideMark/>
          </w:tcPr>
          <w:p w14:paraId="2BC612FA" w14:textId="77777777" w:rsidR="002A4932" w:rsidRPr="002A4932" w:rsidRDefault="002A4932" w:rsidP="00E433F7">
            <w:pPr>
              <w:contextualSpacing/>
              <w:jc w:val="both"/>
              <w:rPr>
                <w:sz w:val="14"/>
              </w:rPr>
            </w:pPr>
            <w:r w:rsidRPr="002A4932">
              <w:rPr>
                <w:sz w:val="14"/>
              </w:rPr>
              <w:t>(0.282)</w:t>
            </w:r>
          </w:p>
        </w:tc>
        <w:tc>
          <w:tcPr>
            <w:tcW w:w="2068" w:type="dxa"/>
            <w:vAlign w:val="center"/>
            <w:hideMark/>
          </w:tcPr>
          <w:p w14:paraId="68D2D556" w14:textId="77777777" w:rsidR="002A4932" w:rsidRPr="002A4932" w:rsidRDefault="002A4932" w:rsidP="00E433F7">
            <w:pPr>
              <w:contextualSpacing/>
              <w:jc w:val="both"/>
              <w:rPr>
                <w:sz w:val="14"/>
              </w:rPr>
            </w:pPr>
            <w:r w:rsidRPr="002A4932">
              <w:rPr>
                <w:sz w:val="14"/>
              </w:rPr>
              <w:t>(0.393)</w:t>
            </w:r>
          </w:p>
        </w:tc>
      </w:tr>
      <w:tr w:rsidR="002A4932" w:rsidRPr="002A4932" w14:paraId="63B80830" w14:textId="77777777" w:rsidTr="002A4932">
        <w:trPr>
          <w:tblCellSpacing w:w="15" w:type="dxa"/>
          <w:jc w:val="center"/>
        </w:trPr>
        <w:tc>
          <w:tcPr>
            <w:tcW w:w="2115" w:type="dxa"/>
            <w:vAlign w:val="center"/>
            <w:hideMark/>
          </w:tcPr>
          <w:p w14:paraId="2A60A254" w14:textId="77777777" w:rsidR="002A4932" w:rsidRPr="002A4932" w:rsidRDefault="002A4932" w:rsidP="00E433F7">
            <w:pPr>
              <w:contextualSpacing/>
              <w:jc w:val="both"/>
              <w:rPr>
                <w:sz w:val="14"/>
              </w:rPr>
            </w:pPr>
          </w:p>
        </w:tc>
        <w:tc>
          <w:tcPr>
            <w:tcW w:w="0" w:type="auto"/>
            <w:vAlign w:val="center"/>
            <w:hideMark/>
          </w:tcPr>
          <w:p w14:paraId="58404AA7" w14:textId="77777777" w:rsidR="002A4932" w:rsidRPr="002A4932" w:rsidRDefault="002A4932" w:rsidP="00E433F7">
            <w:pPr>
              <w:contextualSpacing/>
              <w:jc w:val="both"/>
              <w:rPr>
                <w:sz w:val="14"/>
              </w:rPr>
            </w:pPr>
          </w:p>
        </w:tc>
        <w:tc>
          <w:tcPr>
            <w:tcW w:w="0" w:type="auto"/>
            <w:vAlign w:val="center"/>
            <w:hideMark/>
          </w:tcPr>
          <w:p w14:paraId="357CD637" w14:textId="77777777" w:rsidR="002A4932" w:rsidRPr="002A4932" w:rsidRDefault="002A4932" w:rsidP="00E433F7">
            <w:pPr>
              <w:contextualSpacing/>
              <w:jc w:val="both"/>
              <w:rPr>
                <w:sz w:val="14"/>
              </w:rPr>
            </w:pPr>
          </w:p>
        </w:tc>
        <w:tc>
          <w:tcPr>
            <w:tcW w:w="2068" w:type="dxa"/>
            <w:vAlign w:val="center"/>
            <w:hideMark/>
          </w:tcPr>
          <w:p w14:paraId="1132C4E4" w14:textId="77777777" w:rsidR="002A4932" w:rsidRPr="002A4932" w:rsidRDefault="002A4932" w:rsidP="00E433F7">
            <w:pPr>
              <w:contextualSpacing/>
              <w:jc w:val="both"/>
              <w:rPr>
                <w:sz w:val="14"/>
              </w:rPr>
            </w:pPr>
          </w:p>
        </w:tc>
      </w:tr>
      <w:tr w:rsidR="002A4932" w:rsidRPr="002A4932" w14:paraId="0DEEAAE1" w14:textId="77777777" w:rsidTr="002A4932">
        <w:trPr>
          <w:tblCellSpacing w:w="15" w:type="dxa"/>
          <w:jc w:val="center"/>
        </w:trPr>
        <w:tc>
          <w:tcPr>
            <w:tcW w:w="5435" w:type="dxa"/>
            <w:gridSpan w:val="4"/>
            <w:tcBorders>
              <w:bottom w:val="single" w:sz="6" w:space="0" w:color="000000"/>
            </w:tcBorders>
            <w:vAlign w:val="center"/>
            <w:hideMark/>
          </w:tcPr>
          <w:p w14:paraId="261EFD78" w14:textId="77777777" w:rsidR="002A4932" w:rsidRPr="002A4932" w:rsidRDefault="002A4932" w:rsidP="00E433F7">
            <w:pPr>
              <w:contextualSpacing/>
              <w:jc w:val="both"/>
              <w:rPr>
                <w:sz w:val="14"/>
              </w:rPr>
            </w:pPr>
          </w:p>
        </w:tc>
      </w:tr>
      <w:tr w:rsidR="002A4932" w:rsidRPr="002A4932" w14:paraId="656B8F55" w14:textId="77777777" w:rsidTr="002A4932">
        <w:trPr>
          <w:tblCellSpacing w:w="15" w:type="dxa"/>
          <w:jc w:val="center"/>
        </w:trPr>
        <w:tc>
          <w:tcPr>
            <w:tcW w:w="2115" w:type="dxa"/>
            <w:vAlign w:val="center"/>
            <w:hideMark/>
          </w:tcPr>
          <w:p w14:paraId="181E3BC1" w14:textId="77777777" w:rsidR="002A4932" w:rsidRPr="002A4932" w:rsidRDefault="002A4932" w:rsidP="00E433F7">
            <w:pPr>
              <w:contextualSpacing/>
              <w:jc w:val="both"/>
              <w:rPr>
                <w:sz w:val="14"/>
              </w:rPr>
            </w:pPr>
            <w:r w:rsidRPr="002A4932">
              <w:rPr>
                <w:sz w:val="14"/>
              </w:rPr>
              <w:t>Observations</w:t>
            </w:r>
          </w:p>
        </w:tc>
        <w:tc>
          <w:tcPr>
            <w:tcW w:w="0" w:type="auto"/>
            <w:vAlign w:val="center"/>
            <w:hideMark/>
          </w:tcPr>
          <w:p w14:paraId="5AE70F90" w14:textId="77777777" w:rsidR="002A4932" w:rsidRPr="002A4932" w:rsidRDefault="002A4932" w:rsidP="00E433F7">
            <w:pPr>
              <w:contextualSpacing/>
              <w:jc w:val="both"/>
              <w:rPr>
                <w:sz w:val="14"/>
              </w:rPr>
            </w:pPr>
            <w:r w:rsidRPr="002A4932">
              <w:rPr>
                <w:sz w:val="14"/>
              </w:rPr>
              <w:t>79</w:t>
            </w:r>
          </w:p>
        </w:tc>
        <w:tc>
          <w:tcPr>
            <w:tcW w:w="0" w:type="auto"/>
            <w:vAlign w:val="center"/>
            <w:hideMark/>
          </w:tcPr>
          <w:p w14:paraId="6D4CE6D8" w14:textId="77777777" w:rsidR="002A4932" w:rsidRPr="002A4932" w:rsidRDefault="002A4932" w:rsidP="00E433F7">
            <w:pPr>
              <w:contextualSpacing/>
              <w:jc w:val="both"/>
              <w:rPr>
                <w:sz w:val="14"/>
              </w:rPr>
            </w:pPr>
            <w:r w:rsidRPr="002A4932">
              <w:rPr>
                <w:sz w:val="14"/>
              </w:rPr>
              <w:t>79</w:t>
            </w:r>
          </w:p>
        </w:tc>
        <w:tc>
          <w:tcPr>
            <w:tcW w:w="2068" w:type="dxa"/>
            <w:vAlign w:val="center"/>
            <w:hideMark/>
          </w:tcPr>
          <w:p w14:paraId="3A40DD03" w14:textId="77777777" w:rsidR="002A4932" w:rsidRPr="002A4932" w:rsidRDefault="002A4932" w:rsidP="00E433F7">
            <w:pPr>
              <w:contextualSpacing/>
              <w:jc w:val="both"/>
              <w:rPr>
                <w:sz w:val="14"/>
              </w:rPr>
            </w:pPr>
            <w:r w:rsidRPr="002A4932">
              <w:rPr>
                <w:sz w:val="14"/>
              </w:rPr>
              <w:t>79</w:t>
            </w:r>
          </w:p>
        </w:tc>
      </w:tr>
      <w:tr w:rsidR="002A4932" w:rsidRPr="002A4932" w14:paraId="7F5B945C" w14:textId="77777777" w:rsidTr="002A4932">
        <w:trPr>
          <w:tblCellSpacing w:w="15" w:type="dxa"/>
          <w:jc w:val="center"/>
        </w:trPr>
        <w:tc>
          <w:tcPr>
            <w:tcW w:w="5435" w:type="dxa"/>
            <w:gridSpan w:val="4"/>
            <w:tcBorders>
              <w:bottom w:val="single" w:sz="6" w:space="0" w:color="000000"/>
            </w:tcBorders>
            <w:vAlign w:val="center"/>
            <w:hideMark/>
          </w:tcPr>
          <w:p w14:paraId="6A66A883" w14:textId="77777777" w:rsidR="002A4932" w:rsidRPr="002A4932" w:rsidRDefault="002A4932" w:rsidP="00E433F7">
            <w:pPr>
              <w:contextualSpacing/>
              <w:jc w:val="both"/>
              <w:rPr>
                <w:sz w:val="14"/>
              </w:rPr>
            </w:pPr>
          </w:p>
        </w:tc>
      </w:tr>
      <w:tr w:rsidR="002A4932" w:rsidRPr="002A4932" w14:paraId="36AD8AA6" w14:textId="77777777" w:rsidTr="002A4932">
        <w:trPr>
          <w:tblCellSpacing w:w="15" w:type="dxa"/>
          <w:jc w:val="center"/>
        </w:trPr>
        <w:tc>
          <w:tcPr>
            <w:tcW w:w="2115" w:type="dxa"/>
            <w:vAlign w:val="center"/>
            <w:hideMark/>
          </w:tcPr>
          <w:p w14:paraId="77578767" w14:textId="77777777" w:rsidR="002A4932" w:rsidRPr="002A4932" w:rsidRDefault="002A4932" w:rsidP="00E433F7">
            <w:pPr>
              <w:contextualSpacing/>
              <w:jc w:val="both"/>
              <w:rPr>
                <w:sz w:val="14"/>
              </w:rPr>
            </w:pPr>
            <w:r w:rsidRPr="002A4932">
              <w:rPr>
                <w:i/>
                <w:iCs/>
                <w:sz w:val="14"/>
              </w:rPr>
              <w:t>Note:</w:t>
            </w:r>
          </w:p>
        </w:tc>
        <w:tc>
          <w:tcPr>
            <w:tcW w:w="3280" w:type="dxa"/>
            <w:gridSpan w:val="3"/>
            <w:vAlign w:val="center"/>
            <w:hideMark/>
          </w:tcPr>
          <w:p w14:paraId="73F26F87" w14:textId="77777777" w:rsidR="002A4932" w:rsidRPr="002A4932" w:rsidRDefault="002A4932" w:rsidP="00E433F7">
            <w:pPr>
              <w:contextualSpacing/>
              <w:jc w:val="both"/>
              <w:rPr>
                <w:sz w:val="14"/>
              </w:rPr>
            </w:pPr>
            <w:r w:rsidRPr="002A4932">
              <w:rPr>
                <w:sz w:val="14"/>
                <w:vertAlign w:val="superscript"/>
              </w:rPr>
              <w:t>*</w:t>
            </w:r>
            <w:r w:rsidRPr="002A4932">
              <w:rPr>
                <w:sz w:val="14"/>
              </w:rPr>
              <w:t xml:space="preserve">p&lt;0.1; </w:t>
            </w:r>
            <w:r w:rsidRPr="002A4932">
              <w:rPr>
                <w:sz w:val="14"/>
                <w:vertAlign w:val="superscript"/>
              </w:rPr>
              <w:t>**</w:t>
            </w:r>
            <w:r w:rsidRPr="002A4932">
              <w:rPr>
                <w:sz w:val="14"/>
              </w:rPr>
              <w:t xml:space="preserve">p&lt;0.05; </w:t>
            </w:r>
            <w:r w:rsidRPr="002A4932">
              <w:rPr>
                <w:sz w:val="14"/>
                <w:vertAlign w:val="superscript"/>
              </w:rPr>
              <w:t>***</w:t>
            </w:r>
            <w:r w:rsidRPr="002A4932">
              <w:rPr>
                <w:sz w:val="14"/>
              </w:rPr>
              <w:t>p&lt;0.01</w:t>
            </w:r>
          </w:p>
        </w:tc>
      </w:tr>
    </w:tbl>
    <w:p w14:paraId="10360F23" w14:textId="194E3BA6" w:rsidR="00355767" w:rsidRDefault="00355767" w:rsidP="00E433F7">
      <w:pPr>
        <w:pStyle w:val="Caption"/>
        <w:jc w:val="both"/>
      </w:pPr>
      <w:bookmarkStart w:id="16" w:name="_Ref11753748"/>
      <w:r>
        <w:t xml:space="preserve">Table </w:t>
      </w:r>
      <w:fldSimple w:instr=" SEQ Table \* ARABIC ">
        <w:r w:rsidR="009D3094">
          <w:rPr>
            <w:noProof/>
          </w:rPr>
          <w:t>3</w:t>
        </w:r>
      </w:fldSimple>
      <w:bookmarkEnd w:id="16"/>
      <w:r>
        <w:t>: Extended macroeconomic models</w:t>
      </w:r>
    </w:p>
    <w:p w14:paraId="0746B19B" w14:textId="362706AC" w:rsidR="00684831" w:rsidRDefault="007332C6" w:rsidP="00E433F7">
      <w:pPr>
        <w:jc w:val="both"/>
      </w:pPr>
      <w:r>
        <w:t>Incl</w:t>
      </w:r>
      <w:r w:rsidR="00A661E6">
        <w:t>uding these extra variab</w:t>
      </w:r>
      <w:r>
        <w:t xml:space="preserve">les in the original model </w:t>
      </w:r>
      <w:r w:rsidR="00BB3D20">
        <w:t xml:space="preserve">(column 1) </w:t>
      </w:r>
      <w:r>
        <w:t>did no</w:t>
      </w:r>
      <w:r w:rsidR="00A661E6">
        <w:t>t produce significant</w:t>
      </w:r>
      <w:r w:rsidR="00AC60FC">
        <w:t xml:space="preserve"> new insights</w:t>
      </w:r>
      <w:r w:rsidR="00A661E6">
        <w:t xml:space="preserve">, as the </w:t>
      </w:r>
      <w:r w:rsidR="00F546EC">
        <w:t>GDP</w:t>
      </w:r>
      <w:r w:rsidR="00A661E6">
        <w:t xml:space="preserve"> </w:t>
      </w:r>
      <w:r w:rsidR="00C64344">
        <w:t>variable</w:t>
      </w:r>
      <w:r w:rsidR="00AC60FC">
        <w:t xml:space="preserve"> seem to </w:t>
      </w:r>
      <w:r w:rsidR="00A661E6">
        <w:t xml:space="preserve">capture much of the effect of higher education and research investment. </w:t>
      </w:r>
      <w:r w:rsidR="00E651B5">
        <w:t xml:space="preserve">In model (2) we excluded the </w:t>
      </w:r>
      <w:r w:rsidR="00F546EC">
        <w:t xml:space="preserve">GDP </w:t>
      </w:r>
      <w:r w:rsidR="007707D3">
        <w:t>and internet pen</w:t>
      </w:r>
      <w:r w:rsidR="00C64344">
        <w:t xml:space="preserve">etration </w:t>
      </w:r>
      <w:r w:rsidR="00E651B5">
        <w:t>variable</w:t>
      </w:r>
      <w:r w:rsidR="00C64344">
        <w:t>s</w:t>
      </w:r>
      <w:r w:rsidR="00E651B5">
        <w:t xml:space="preserve">, </w:t>
      </w:r>
      <w:r w:rsidR="00C64344">
        <w:t xml:space="preserve">and as a result, </w:t>
      </w:r>
      <w:r w:rsidR="00577412">
        <w:t>the share of population with tertiary educa</w:t>
      </w:r>
      <w:r w:rsidR="007707D3">
        <w:t xml:space="preserve">tion, and the h-index variable </w:t>
      </w:r>
      <w:r w:rsidR="00577412">
        <w:t xml:space="preserve">became significant,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two most straightforward sources of shadow library use</w:t>
      </w:r>
      <w:r w:rsidR="00540305">
        <w:t>, but they may be independent from each other</w:t>
      </w:r>
      <w:r w:rsidR="00E651B5">
        <w:t xml:space="preserve">. In that model both </w:t>
      </w:r>
      <w:r w:rsidR="00D363E4">
        <w:t>va</w:t>
      </w:r>
      <w:r w:rsidR="003E3CE4">
        <w:t>riables turn highly significant</w:t>
      </w:r>
      <w:r w:rsidR="009511FC">
        <w:t xml:space="preserve">, </w:t>
      </w:r>
      <w:r w:rsidR="00181669">
        <w:t xml:space="preserve">suggesting that both the size of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of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wealth,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1237CC9A" w:rsidR="00165A5B" w:rsidRDefault="0014447A" w:rsidP="00E433F7">
      <w:pPr>
        <w:jc w:val="both"/>
      </w:pPr>
      <w:r>
        <w:lastRenderedPageBreak/>
        <w:t xml:space="preserve">Lastly, </w:t>
      </w:r>
      <w:r w:rsidR="00165A5B">
        <w:t xml:space="preserve">we </w:t>
      </w:r>
      <w:r>
        <w:t xml:space="preserve">explored the effect of regional differences, because the </w:t>
      </w:r>
      <w:proofErr w:type="spellStart"/>
      <w:r>
        <w:t>descriptives</w:t>
      </w:r>
      <w:proofErr w:type="spellEnd"/>
      <w:r>
        <w:t xml:space="preserve">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models</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p>
    <w:p w14:paraId="30F0EC61" w14:textId="01B0FACE" w:rsidR="00165A5B" w:rsidRDefault="00165A5B" w:rsidP="00E433F7">
      <w:pPr>
        <w:jc w:val="both"/>
      </w:pPr>
      <w:r>
        <w:t xml:space="preserve">The coefficients </w:t>
      </w:r>
      <w:r w:rsidR="004E634F">
        <w:t>are the following</w:t>
      </w:r>
      <w:r>
        <w:t>:</w:t>
      </w:r>
    </w:p>
    <w:tbl>
      <w:tblPr>
        <w:tblStyle w:val="PlainTable5"/>
        <w:tblW w:w="0" w:type="auto"/>
        <w:tblLook w:val="04A0" w:firstRow="1" w:lastRow="0" w:firstColumn="1" w:lastColumn="0" w:noHBand="0" w:noVBand="1"/>
      </w:tblPr>
      <w:tblGrid>
        <w:gridCol w:w="1870"/>
        <w:gridCol w:w="1870"/>
        <w:gridCol w:w="1870"/>
        <w:gridCol w:w="1870"/>
        <w:gridCol w:w="1870"/>
      </w:tblGrid>
      <w:tr w:rsidR="00E61C3A" w:rsidRPr="00E61C3A" w14:paraId="568855E3" w14:textId="77777777" w:rsidTr="00E61C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7B379457" w14:textId="77777777" w:rsidR="00E61C3A" w:rsidRPr="00E61C3A" w:rsidRDefault="00E61C3A" w:rsidP="00D8648B">
            <w:pPr>
              <w:jc w:val="both"/>
              <w:rPr>
                <w:sz w:val="18"/>
                <w:szCs w:val="14"/>
              </w:rPr>
            </w:pPr>
          </w:p>
        </w:tc>
        <w:tc>
          <w:tcPr>
            <w:tcW w:w="1870" w:type="dxa"/>
          </w:tcPr>
          <w:p w14:paraId="1E42BB3A"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log(</w:t>
            </w:r>
            <w:proofErr w:type="spellStart"/>
            <w:r w:rsidRPr="00E61C3A">
              <w:rPr>
                <w:sz w:val="18"/>
                <w:szCs w:val="14"/>
              </w:rPr>
              <w:t>gdp</w:t>
            </w:r>
            <w:proofErr w:type="spellEnd"/>
            <w:r w:rsidRPr="00E61C3A">
              <w:rPr>
                <w:sz w:val="18"/>
                <w:szCs w:val="14"/>
              </w:rPr>
              <w:t>)</w:t>
            </w:r>
          </w:p>
        </w:tc>
        <w:tc>
          <w:tcPr>
            <w:tcW w:w="1870" w:type="dxa"/>
          </w:tcPr>
          <w:p w14:paraId="01157006"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(Intercept)</w:t>
            </w:r>
          </w:p>
        </w:tc>
        <w:tc>
          <w:tcPr>
            <w:tcW w:w="1870" w:type="dxa"/>
          </w:tcPr>
          <w:p w14:paraId="2E774264"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pop_per_mil</w:t>
            </w:r>
            <w:proofErr w:type="spellEnd"/>
          </w:p>
        </w:tc>
        <w:tc>
          <w:tcPr>
            <w:tcW w:w="1870" w:type="dxa"/>
          </w:tcPr>
          <w:p w14:paraId="303AB040"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internet_per_pop</w:t>
            </w:r>
            <w:proofErr w:type="spellEnd"/>
          </w:p>
        </w:tc>
      </w:tr>
      <w:tr w:rsidR="00E61C3A" w:rsidRPr="00E61C3A" w14:paraId="43F5B1D9"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53C45D" w14:textId="77777777" w:rsidR="00E61C3A" w:rsidRPr="00E61C3A" w:rsidRDefault="00E61C3A" w:rsidP="00D8648B">
            <w:pPr>
              <w:jc w:val="both"/>
              <w:rPr>
                <w:sz w:val="18"/>
                <w:szCs w:val="14"/>
              </w:rPr>
            </w:pPr>
            <w:r w:rsidRPr="00E61C3A">
              <w:rPr>
                <w:sz w:val="18"/>
                <w:szCs w:val="14"/>
              </w:rPr>
              <w:t>Africa</w:t>
            </w:r>
          </w:p>
        </w:tc>
        <w:tc>
          <w:tcPr>
            <w:tcW w:w="1870" w:type="dxa"/>
          </w:tcPr>
          <w:p w14:paraId="73A0EC50"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1.0560096</w:t>
            </w:r>
          </w:p>
        </w:tc>
        <w:tc>
          <w:tcPr>
            <w:tcW w:w="1870" w:type="dxa"/>
          </w:tcPr>
          <w:p w14:paraId="7F96B2A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-2.296271</w:t>
            </w:r>
          </w:p>
        </w:tc>
        <w:tc>
          <w:tcPr>
            <w:tcW w:w="1870" w:type="dxa"/>
          </w:tcPr>
          <w:p w14:paraId="535142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6F7DB0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29C071E0"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43B49CFC" w14:textId="77777777" w:rsidR="00E61C3A" w:rsidRPr="00E61C3A" w:rsidRDefault="00E61C3A" w:rsidP="00D8648B">
            <w:pPr>
              <w:jc w:val="both"/>
              <w:rPr>
                <w:sz w:val="18"/>
                <w:szCs w:val="14"/>
              </w:rPr>
            </w:pPr>
            <w:r w:rsidRPr="00E61C3A">
              <w:rPr>
                <w:sz w:val="18"/>
                <w:szCs w:val="14"/>
              </w:rPr>
              <w:t>Americas</w:t>
            </w:r>
          </w:p>
        </w:tc>
        <w:tc>
          <w:tcPr>
            <w:tcW w:w="1870" w:type="dxa"/>
          </w:tcPr>
          <w:p w14:paraId="02F75082"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0.1327720</w:t>
            </w:r>
          </w:p>
        </w:tc>
        <w:tc>
          <w:tcPr>
            <w:tcW w:w="1870" w:type="dxa"/>
          </w:tcPr>
          <w:p w14:paraId="64D84059"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5.857313</w:t>
            </w:r>
          </w:p>
        </w:tc>
        <w:tc>
          <w:tcPr>
            <w:tcW w:w="1870" w:type="dxa"/>
          </w:tcPr>
          <w:p w14:paraId="57298E3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7041DCC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7EC20752"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6DD6A47" w14:textId="77777777" w:rsidR="00E61C3A" w:rsidRPr="00E61C3A" w:rsidRDefault="00E61C3A" w:rsidP="00D8648B">
            <w:pPr>
              <w:jc w:val="both"/>
              <w:rPr>
                <w:sz w:val="18"/>
                <w:szCs w:val="14"/>
              </w:rPr>
            </w:pPr>
            <w:r w:rsidRPr="00E61C3A">
              <w:rPr>
                <w:sz w:val="18"/>
                <w:szCs w:val="14"/>
              </w:rPr>
              <w:t>Asia</w:t>
            </w:r>
          </w:p>
        </w:tc>
        <w:tc>
          <w:tcPr>
            <w:tcW w:w="1870" w:type="dxa"/>
          </w:tcPr>
          <w:p w14:paraId="0742FFB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0.4008396</w:t>
            </w:r>
          </w:p>
        </w:tc>
        <w:tc>
          <w:tcPr>
            <w:tcW w:w="1870" w:type="dxa"/>
          </w:tcPr>
          <w:p w14:paraId="30589B65"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3.944435</w:t>
            </w:r>
          </w:p>
        </w:tc>
        <w:tc>
          <w:tcPr>
            <w:tcW w:w="1870" w:type="dxa"/>
          </w:tcPr>
          <w:p w14:paraId="524E46F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00519F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37156ADC"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749FD8E2" w14:textId="77777777" w:rsidR="00E61C3A" w:rsidRPr="00E61C3A" w:rsidRDefault="00E61C3A" w:rsidP="00D8648B">
            <w:pPr>
              <w:jc w:val="both"/>
              <w:rPr>
                <w:sz w:val="18"/>
                <w:szCs w:val="14"/>
              </w:rPr>
            </w:pPr>
            <w:r w:rsidRPr="00E61C3A">
              <w:rPr>
                <w:sz w:val="18"/>
                <w:szCs w:val="14"/>
              </w:rPr>
              <w:t>Europe</w:t>
            </w:r>
          </w:p>
        </w:tc>
        <w:tc>
          <w:tcPr>
            <w:tcW w:w="1870" w:type="dxa"/>
          </w:tcPr>
          <w:p w14:paraId="33505F4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0.2801978</w:t>
            </w:r>
          </w:p>
        </w:tc>
        <w:tc>
          <w:tcPr>
            <w:tcW w:w="1870" w:type="dxa"/>
          </w:tcPr>
          <w:p w14:paraId="2D64B091"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5.767608</w:t>
            </w:r>
          </w:p>
        </w:tc>
        <w:tc>
          <w:tcPr>
            <w:tcW w:w="1870" w:type="dxa"/>
          </w:tcPr>
          <w:p w14:paraId="0AD668DF"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5E81DD5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1D06A9EF"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BB1575B" w14:textId="531AF34A" w:rsidR="00E61C3A" w:rsidRPr="00E61C3A" w:rsidRDefault="00E61C3A" w:rsidP="00D8648B">
            <w:pPr>
              <w:jc w:val="both"/>
              <w:rPr>
                <w:sz w:val="18"/>
                <w:szCs w:val="14"/>
              </w:rPr>
            </w:pPr>
            <w:r w:rsidRPr="00E61C3A">
              <w:rPr>
                <w:sz w:val="18"/>
                <w:szCs w:val="14"/>
              </w:rPr>
              <w:t>North</w:t>
            </w:r>
            <w:r>
              <w:rPr>
                <w:sz w:val="18"/>
                <w:szCs w:val="14"/>
              </w:rPr>
              <w:t xml:space="preserve"> </w:t>
            </w:r>
            <w:r w:rsidRPr="00E61C3A">
              <w:rPr>
                <w:sz w:val="18"/>
                <w:szCs w:val="14"/>
              </w:rPr>
              <w:t>America</w:t>
            </w:r>
          </w:p>
        </w:tc>
        <w:tc>
          <w:tcPr>
            <w:tcW w:w="1870" w:type="dxa"/>
          </w:tcPr>
          <w:p w14:paraId="6D712B4D"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0.2550330</w:t>
            </w:r>
          </w:p>
        </w:tc>
        <w:tc>
          <w:tcPr>
            <w:tcW w:w="1870" w:type="dxa"/>
          </w:tcPr>
          <w:p w14:paraId="299722BC"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5.875296</w:t>
            </w:r>
          </w:p>
        </w:tc>
        <w:tc>
          <w:tcPr>
            <w:tcW w:w="1870" w:type="dxa"/>
          </w:tcPr>
          <w:p w14:paraId="261C403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4D8677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75955CB5"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23B1FDE8" w14:textId="77777777" w:rsidR="00E61C3A" w:rsidRPr="00E61C3A" w:rsidRDefault="00E61C3A" w:rsidP="00D8648B">
            <w:pPr>
              <w:jc w:val="both"/>
              <w:rPr>
                <w:sz w:val="18"/>
                <w:szCs w:val="14"/>
              </w:rPr>
            </w:pPr>
            <w:r w:rsidRPr="00E61C3A">
              <w:rPr>
                <w:sz w:val="18"/>
                <w:szCs w:val="14"/>
              </w:rPr>
              <w:t>Oceania</w:t>
            </w:r>
          </w:p>
        </w:tc>
        <w:tc>
          <w:tcPr>
            <w:tcW w:w="1870" w:type="dxa"/>
          </w:tcPr>
          <w:p w14:paraId="7E667D1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0.6286391</w:t>
            </w:r>
          </w:p>
        </w:tc>
        <w:tc>
          <w:tcPr>
            <w:tcW w:w="1870" w:type="dxa"/>
          </w:tcPr>
          <w:p w14:paraId="3CD9534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1.843519</w:t>
            </w:r>
          </w:p>
        </w:tc>
        <w:tc>
          <w:tcPr>
            <w:tcW w:w="1870" w:type="dxa"/>
          </w:tcPr>
          <w:p w14:paraId="785C19DD"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00591C0A"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bl>
    <w:p w14:paraId="3B1A2DC1" w14:textId="3C1925EA" w:rsidR="00E41FC9" w:rsidRDefault="00FB2E32" w:rsidP="00E433F7">
      <w:pPr>
        <w:pStyle w:val="Caption"/>
        <w:jc w:val="both"/>
      </w:pPr>
      <w:r>
        <w:t xml:space="preserve">Table </w:t>
      </w:r>
      <w:fldSimple w:instr=" SEQ Table \* ARABIC ">
        <w:r w:rsidR="009D3094">
          <w:rPr>
            <w:noProof/>
          </w:rPr>
          <w:t>4</w:t>
        </w:r>
      </w:fldSimple>
      <w:r>
        <w:t>: random effects model by continent</w:t>
      </w:r>
    </w:p>
    <w:p w14:paraId="1FBA5DE9" w14:textId="5D247CDF" w:rsidR="00165A5B" w:rsidRDefault="00123A13" w:rsidP="00E433F7">
      <w:pPr>
        <w:jc w:val="both"/>
      </w:pPr>
      <w:r>
        <w:t>From the table above the varying intercept points to the higher European and North American download bas</w:t>
      </w:r>
      <w:r w:rsidR="00F66ACF">
        <w:t>e</w:t>
      </w:r>
      <w:r>
        <w:t xml:space="preserve">lines. More interesting is huge difference in the effect of wealth. </w:t>
      </w:r>
      <w:r w:rsidR="00764A2C">
        <w:t xml:space="preserve">The impact of wealth on downloading is much higher for countries in </w:t>
      </w:r>
      <w:r>
        <w:t xml:space="preserve">the African continent </w:t>
      </w:r>
      <w:r w:rsidR="009C75BF">
        <w:t xml:space="preserve">than </w:t>
      </w:r>
      <w:r w:rsidR="00E41FC9">
        <w:t xml:space="preserve">for example </w:t>
      </w:r>
      <w:r w:rsidR="009C75BF">
        <w:t>in Europe.</w:t>
      </w:r>
    </w:p>
    <w:p w14:paraId="140E5917" w14:textId="278B2745" w:rsidR="008516C6" w:rsidRDefault="00574C8E" w:rsidP="00E433F7">
      <w:pPr>
        <w:jc w:val="both"/>
      </w:pPr>
      <w:r>
        <w:t>I</w:t>
      </w:r>
      <w:r w:rsidR="00BE4974">
        <w:t xml:space="preserve">t is possible that the cause of this differences is geographical in nature, because, for example, shadow library related practices propagate via </w:t>
      </w:r>
      <w:r>
        <w:t xml:space="preserve">physical proximity and close trust relationship of individuals. While this may be the case, it is hard to test that hypothesis with the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and test for the effect of R&amp;D and education related investment in different wealth categories</w:t>
      </w:r>
      <w:r w:rsidR="008516C6">
        <w:rPr>
          <w:rStyle w:val="FootnoteReference"/>
        </w:rPr>
        <w:footnoteReference w:id="8"/>
      </w:r>
      <w:r w:rsidR="00E41FC9">
        <w:t>.</w:t>
      </w:r>
      <w:r w:rsidR="008516C6">
        <w:t xml:space="preserve"> </w:t>
      </w:r>
      <w:r w:rsidR="007E10E0">
        <w:fldChar w:fldCharType="begin"/>
      </w:r>
      <w:r w:rsidR="007E10E0">
        <w:instrText xml:space="preserve"> REF _Ref11764294 \h </w:instrText>
      </w:r>
      <w:r w:rsidR="00E433F7">
        <w:instrText xml:space="preserve"> \* MERGEFORMAT </w:instrText>
      </w:r>
      <w:r w:rsidR="007E10E0">
        <w:fldChar w:fldCharType="separate"/>
      </w:r>
      <w:r w:rsidR="007E10E0">
        <w:t xml:space="preserve">Table </w:t>
      </w:r>
      <w:r w:rsidR="007E10E0">
        <w:rPr>
          <w:noProof/>
        </w:rPr>
        <w:t>4</w:t>
      </w:r>
      <w:r w:rsidR="007E10E0">
        <w:fldChar w:fldCharType="end"/>
      </w:r>
      <w:r w:rsidR="007E10E0">
        <w:t xml:space="preserve"> </w:t>
      </w:r>
      <w:r w:rsidR="009745F0">
        <w:t>shows the outcome of that model.</w:t>
      </w:r>
    </w:p>
    <w:tbl>
      <w:tblPr>
        <w:tblStyle w:val="PlainTable3"/>
        <w:tblW w:w="0" w:type="auto"/>
        <w:jc w:val="center"/>
        <w:tblLook w:val="04A0" w:firstRow="1" w:lastRow="0" w:firstColumn="1" w:lastColumn="0" w:noHBand="0" w:noVBand="1"/>
      </w:tblPr>
      <w:tblGrid>
        <w:gridCol w:w="1660"/>
        <w:gridCol w:w="1328"/>
        <w:gridCol w:w="1641"/>
        <w:gridCol w:w="936"/>
      </w:tblGrid>
      <w:tr w:rsidR="00E61C3A" w:rsidRPr="00E61C3A" w14:paraId="3FA7AFA8" w14:textId="77777777" w:rsidTr="00E61C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CFC21A5" w14:textId="77777777" w:rsidR="00E61C3A" w:rsidRPr="00E61C3A" w:rsidRDefault="00E61C3A" w:rsidP="00D8648B">
            <w:pPr>
              <w:jc w:val="both"/>
              <w:rPr>
                <w:sz w:val="14"/>
                <w:szCs w:val="14"/>
              </w:rPr>
            </w:pPr>
          </w:p>
        </w:tc>
        <w:tc>
          <w:tcPr>
            <w:tcW w:w="0" w:type="auto"/>
          </w:tcPr>
          <w:p w14:paraId="283AB75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r&amp;d expenditure </w:t>
            </w:r>
          </w:p>
          <w:p w14:paraId="2FA38F95" w14:textId="68914616"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(scaled)</w:t>
            </w:r>
          </w:p>
        </w:tc>
        <w:tc>
          <w:tcPr>
            <w:tcW w:w="0" w:type="auto"/>
          </w:tcPr>
          <w:p w14:paraId="2610AB88"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tertiary expenditure </w:t>
            </w:r>
          </w:p>
          <w:p w14:paraId="30C81C66" w14:textId="0C07E609"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per students (scaled)</w:t>
            </w:r>
          </w:p>
        </w:tc>
        <w:tc>
          <w:tcPr>
            <w:tcW w:w="0" w:type="auto"/>
          </w:tcPr>
          <w:p w14:paraId="07F643A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(Intercept)</w:t>
            </w:r>
          </w:p>
        </w:tc>
      </w:tr>
      <w:tr w:rsidR="00E61C3A" w:rsidRPr="00E61C3A" w14:paraId="720198EF"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0AA94F" w14:textId="4E41F049" w:rsidR="00E61C3A" w:rsidRPr="00E61C3A" w:rsidRDefault="00E61C3A" w:rsidP="00D8648B">
            <w:pPr>
              <w:jc w:val="both"/>
              <w:rPr>
                <w:sz w:val="14"/>
                <w:szCs w:val="14"/>
              </w:rPr>
            </w:pPr>
            <w:r w:rsidRPr="00E61C3A">
              <w:rPr>
                <w:sz w:val="14"/>
                <w:szCs w:val="14"/>
              </w:rPr>
              <w:t>High</w:t>
            </w:r>
            <w:r>
              <w:rPr>
                <w:sz w:val="14"/>
                <w:szCs w:val="14"/>
              </w:rPr>
              <w:t xml:space="preserve"> </w:t>
            </w:r>
            <w:r w:rsidRPr="00E61C3A">
              <w:rPr>
                <w:sz w:val="14"/>
                <w:szCs w:val="14"/>
              </w:rPr>
              <w:t>income</w:t>
            </w:r>
          </w:p>
        </w:tc>
        <w:tc>
          <w:tcPr>
            <w:tcW w:w="0" w:type="auto"/>
          </w:tcPr>
          <w:p w14:paraId="770DF70A"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-0.04919612</w:t>
            </w:r>
          </w:p>
        </w:tc>
        <w:tc>
          <w:tcPr>
            <w:tcW w:w="0" w:type="auto"/>
          </w:tcPr>
          <w:p w14:paraId="6DCB3570"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-0.05676631</w:t>
            </w:r>
          </w:p>
        </w:tc>
        <w:tc>
          <w:tcPr>
            <w:tcW w:w="0" w:type="auto"/>
          </w:tcPr>
          <w:p w14:paraId="27CDFECD"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8.910558</w:t>
            </w:r>
          </w:p>
        </w:tc>
      </w:tr>
      <w:tr w:rsidR="00E61C3A" w:rsidRPr="00E61C3A" w14:paraId="075B86D0"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54EB6E" w14:textId="2309A177" w:rsidR="00E61C3A" w:rsidRPr="00E61C3A" w:rsidRDefault="00E61C3A" w:rsidP="00D8648B">
            <w:pPr>
              <w:jc w:val="both"/>
              <w:rPr>
                <w:sz w:val="14"/>
                <w:szCs w:val="14"/>
              </w:rPr>
            </w:pPr>
            <w:r w:rsidRPr="00E61C3A">
              <w:rPr>
                <w:sz w:val="14"/>
                <w:szCs w:val="14"/>
              </w:rPr>
              <w:t>Upper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4ED8B64C"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0.67886158</w:t>
            </w:r>
          </w:p>
        </w:tc>
        <w:tc>
          <w:tcPr>
            <w:tcW w:w="0" w:type="auto"/>
          </w:tcPr>
          <w:p w14:paraId="6AD66B8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-0.02360176</w:t>
            </w:r>
          </w:p>
        </w:tc>
        <w:tc>
          <w:tcPr>
            <w:tcW w:w="0" w:type="auto"/>
          </w:tcPr>
          <w:p w14:paraId="3EE920A5"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8.397259</w:t>
            </w:r>
          </w:p>
        </w:tc>
      </w:tr>
      <w:tr w:rsidR="00E61C3A" w:rsidRPr="00E61C3A" w14:paraId="7883FBD0"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4F93A1" w14:textId="60979608" w:rsidR="00E61C3A" w:rsidRPr="00E61C3A" w:rsidRDefault="00E61C3A" w:rsidP="00D8648B">
            <w:pPr>
              <w:jc w:val="both"/>
              <w:rPr>
                <w:sz w:val="14"/>
                <w:szCs w:val="14"/>
              </w:rPr>
            </w:pPr>
            <w:r w:rsidRPr="00E61C3A">
              <w:rPr>
                <w:sz w:val="14"/>
                <w:szCs w:val="14"/>
              </w:rPr>
              <w:t>Lower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50DF7EEC"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2.72112169</w:t>
            </w:r>
          </w:p>
        </w:tc>
        <w:tc>
          <w:tcPr>
            <w:tcW w:w="0" w:type="auto"/>
          </w:tcPr>
          <w:p w14:paraId="2915121B"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-0.03693477</w:t>
            </w:r>
          </w:p>
        </w:tc>
        <w:tc>
          <w:tcPr>
            <w:tcW w:w="0" w:type="auto"/>
          </w:tcPr>
          <w:p w14:paraId="28645EA4"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9.230436</w:t>
            </w:r>
          </w:p>
        </w:tc>
      </w:tr>
      <w:tr w:rsidR="00E61C3A" w:rsidRPr="00E61C3A" w14:paraId="3FF675D4"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604688" w14:textId="33F06378" w:rsidR="00E61C3A" w:rsidRPr="00E61C3A" w:rsidRDefault="00E61C3A" w:rsidP="00D8648B">
            <w:pPr>
              <w:jc w:val="both"/>
              <w:rPr>
                <w:sz w:val="14"/>
                <w:szCs w:val="14"/>
              </w:rPr>
            </w:pPr>
            <w:r w:rsidRPr="00E61C3A">
              <w:rPr>
                <w:sz w:val="14"/>
                <w:szCs w:val="14"/>
              </w:rPr>
              <w:t>Low</w:t>
            </w:r>
            <w:r>
              <w:rPr>
                <w:sz w:val="14"/>
                <w:szCs w:val="14"/>
              </w:rPr>
              <w:t xml:space="preserve"> </w:t>
            </w:r>
            <w:r w:rsidRPr="00E61C3A">
              <w:rPr>
                <w:sz w:val="14"/>
                <w:szCs w:val="14"/>
              </w:rPr>
              <w:t>income</w:t>
            </w:r>
          </w:p>
        </w:tc>
        <w:tc>
          <w:tcPr>
            <w:tcW w:w="0" w:type="auto"/>
          </w:tcPr>
          <w:p w14:paraId="5A7EC5D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1.09897688</w:t>
            </w:r>
          </w:p>
        </w:tc>
        <w:tc>
          <w:tcPr>
            <w:tcW w:w="0" w:type="auto"/>
          </w:tcPr>
          <w:p w14:paraId="4C79B63B"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0.59446324</w:t>
            </w:r>
          </w:p>
        </w:tc>
        <w:tc>
          <w:tcPr>
            <w:tcW w:w="0" w:type="auto"/>
          </w:tcPr>
          <w:p w14:paraId="7450D471"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6.810299</w:t>
            </w:r>
          </w:p>
        </w:tc>
      </w:tr>
    </w:tbl>
    <w:p w14:paraId="349941AA" w14:textId="77777777" w:rsidR="00E61C3A" w:rsidRDefault="00E61C3A" w:rsidP="00E433F7">
      <w:pPr>
        <w:pStyle w:val="Caption"/>
        <w:jc w:val="both"/>
      </w:pPr>
      <w:bookmarkStart w:id="17" w:name="_Ref11764294"/>
    </w:p>
    <w:p w14:paraId="57D6C0C8" w14:textId="3E040DF9" w:rsidR="00301F11" w:rsidRDefault="007E10E0" w:rsidP="00E433F7">
      <w:pPr>
        <w:pStyle w:val="Caption"/>
        <w:jc w:val="both"/>
      </w:pPr>
      <w:r>
        <w:t xml:space="preserve">Table </w:t>
      </w:r>
      <w:fldSimple w:instr=" SEQ Table \* ARABIC ">
        <w:r w:rsidR="009D3094">
          <w:rPr>
            <w:noProof/>
          </w:rPr>
          <w:t>5</w:t>
        </w:r>
      </w:fldSimple>
      <w:bookmarkEnd w:id="17"/>
      <w:r>
        <w:t>: random effects model</w:t>
      </w:r>
      <w:r>
        <w:rPr>
          <w:noProof/>
        </w:rPr>
        <w:t xml:space="preserve"> by </w:t>
      </w:r>
      <w:r w:rsidR="00E61C3A">
        <w:rPr>
          <w:noProof/>
        </w:rPr>
        <w:t xml:space="preserve">income category </w:t>
      </w:r>
    </w:p>
    <w:p w14:paraId="42B97803" w14:textId="00472AF6" w:rsidR="009745F0" w:rsidRDefault="00D10993" w:rsidP="00E433F7">
      <w:pPr>
        <w:jc w:val="both"/>
      </w:pPr>
      <w:r>
        <w:t xml:space="preserve">This model points to some interesting findings. In different wealth categories, extra </w:t>
      </w:r>
      <w:r w:rsidR="0096003A">
        <w:t>investment</w:t>
      </w:r>
      <w:r>
        <w:t xml:space="preserve"> into </w:t>
      </w:r>
      <w:r w:rsidR="00A5769C">
        <w:t xml:space="preserve">R&amp;D activity, and higher education </w:t>
      </w:r>
      <w:r>
        <w:t xml:space="preserve">have very </w:t>
      </w:r>
      <w:r w:rsidR="0096003A">
        <w:t>different</w:t>
      </w:r>
      <w:r>
        <w:t xml:space="preserve"> impact. In wealthy countries </w:t>
      </w:r>
      <w:r w:rsidR="009B123D">
        <w:t>ext</w:t>
      </w:r>
      <w:r w:rsidR="00A5769C">
        <w:t>ra investment into these activi</w:t>
      </w:r>
      <w:r w:rsidR="009B123D">
        <w:t xml:space="preserve">ties is associated with lower download volumes, while in low income countries the effect is exactly the opposite: higher investment into knowledge intensive social domains actually generates more demand for black market </w:t>
      </w:r>
      <w:r w:rsidR="00A5769C">
        <w:t>knowledge</w:t>
      </w:r>
      <w:r w:rsidR="009B123D">
        <w:t xml:space="preserve">. </w:t>
      </w:r>
      <w:r w:rsidR="00246BC2">
        <w:t xml:space="preserve">The reason for that is straightforward. In wealthy </w:t>
      </w:r>
      <w:r w:rsidR="0096003A">
        <w:t>countries</w:t>
      </w:r>
      <w:r w:rsidR="00246BC2">
        <w:t xml:space="preserve">, extra money spent of knowledge intensive </w:t>
      </w:r>
      <w:r w:rsidR="0096003A">
        <w:t>activities</w:t>
      </w:r>
      <w:r w:rsidR="00246BC2">
        <w:t xml:space="preserve"> is more likely to include spending on </w:t>
      </w:r>
      <w:r w:rsidR="0096003A">
        <w:t>infrastructures</w:t>
      </w:r>
      <w:r w:rsidR="00246BC2">
        <w:t xml:space="preserve"> of </w:t>
      </w:r>
      <w:r w:rsidR="00E61C3A">
        <w:t xml:space="preserve">legal </w:t>
      </w:r>
      <w:r w:rsidR="00246BC2">
        <w:t xml:space="preserve">access, lessening the need for grey market </w:t>
      </w:r>
      <w:r w:rsidR="00A5769C">
        <w:t>venues</w:t>
      </w:r>
      <w:r w:rsidR="00246BC2">
        <w:t xml:space="preserve">. On the other hand, in low income </w:t>
      </w:r>
      <w:r w:rsidR="0096003A">
        <w:t>countries</w:t>
      </w:r>
      <w:r w:rsidR="00246BC2">
        <w:t xml:space="preserve">, where the infrastructure </w:t>
      </w:r>
      <w:r w:rsidR="0096003A">
        <w:t>is most p</w:t>
      </w:r>
      <w:r w:rsidR="00A5769C">
        <w:t>robably the mo</w:t>
      </w:r>
      <w:r w:rsidR="00246BC2">
        <w:t xml:space="preserve">st lacking, </w:t>
      </w:r>
      <w:r w:rsidR="00474D71">
        <w:t>any step to increase the knowledge intensive</w:t>
      </w:r>
      <w:r w:rsidR="0096003A">
        <w:t xml:space="preserve"> domains 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p>
    <w:p w14:paraId="6CB640C2" w14:textId="6B05BEB1" w:rsidR="00165C2B" w:rsidRDefault="0096003A" w:rsidP="00E433F7">
      <w:pPr>
        <w:jc w:val="both"/>
      </w:pPr>
      <w:r>
        <w:t>At first sight</w:t>
      </w:r>
      <w:r w:rsidR="007306BB">
        <w:t>,</w:t>
      </w:r>
      <w:r>
        <w:t xml:space="preserve"> the global models did</w:t>
      </w:r>
      <w:r w:rsidR="00150752">
        <w:t xml:space="preserve"> not support our first hypothesis, that </w:t>
      </w:r>
      <w:r w:rsidR="00E13807">
        <w:t xml:space="preserve">countries with less resources to spend </w:t>
      </w:r>
      <w:r w:rsidR="0084672A">
        <w:t xml:space="preserve">on </w:t>
      </w:r>
      <w:r w:rsidR="00E13807">
        <w:t xml:space="preserve">research and higher education would be more intense users of shadow libraries to offset their </w:t>
      </w:r>
      <w:r w:rsidR="00E13807">
        <w:lastRenderedPageBreak/>
        <w:t xml:space="preserve">infrastructural </w:t>
      </w:r>
      <w:r w:rsidR="005208DB">
        <w:t>limitations. On the</w:t>
      </w:r>
      <w:r>
        <w:t xml:space="preserve"> contrary, our </w:t>
      </w:r>
      <w:r w:rsidR="00795FA7">
        <w:t xml:space="preserve">early </w:t>
      </w:r>
      <w:r>
        <w:t>findings suggested</w:t>
      </w:r>
      <w:r w:rsidR="005208DB">
        <w:t xml:space="preserve"> that </w:t>
      </w:r>
      <w:r w:rsidR="002B7880">
        <w:t>the wealthier countries are also more intensive shadow library users by GDP per capita, tertiary enrollment, or research expenditure.</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367F3176" w:rsidR="00165C2B" w:rsidRDefault="00165C2B" w:rsidP="00E433F7">
      <w:pPr>
        <w:jc w:val="both"/>
      </w:pPr>
      <w:r>
        <w:t>We arrive to a more nuanced conditions, if we start to disaggregate the impact of weal</w:t>
      </w:r>
      <w:r w:rsidR="00795FA7">
        <w:t>th</w:t>
      </w:r>
      <w:r w:rsidR="00771ED2">
        <w:t xml:space="preserve"> through finding various proxies of general developments.</w:t>
      </w:r>
      <w:r>
        <w:t xml:space="preserve"> The intuition behind this approach is that </w:t>
      </w:r>
      <w:r w:rsidR="00553E20">
        <w:t xml:space="preserve">investment into </w:t>
      </w:r>
      <w:r w:rsidR="00771ED2">
        <w:t xml:space="preserve">knowledge intensive </w:t>
      </w:r>
      <w:r w:rsidR="00834F9C">
        <w:t>societal domains, like</w:t>
      </w:r>
      <w:r w:rsidR="00650061">
        <w:t xml:space="preserve"> </w:t>
      </w:r>
      <w:r w:rsidR="00834F9C">
        <w:t>R&amp;D and higher education serve different purposes and have different effects at different stages of development. In low income countries higher investment may lead to higher knowledge absorption capacity</w:t>
      </w:r>
      <w:r w:rsidR="001A69E7">
        <w:t xml:space="preserve">, which may not be met with appropriate infrastructural </w:t>
      </w:r>
      <w:r w:rsidR="0084672A">
        <w:t>support</w:t>
      </w:r>
      <w:r w:rsidR="001A69E7">
        <w:t xml:space="preserve">. This means that low 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 intensive activities have greater and positive impact o</w:t>
      </w:r>
      <w:r w:rsidR="00650061">
        <w:t>n usage. In high income count</w:t>
      </w:r>
      <w:r w:rsidR="001A69E7">
        <w:t>ries, the logic is the opposite. While they have larger per capita demand, larger investment in knowledge intensive activities does not further increase black market demand. On the contrary, since extra investment most probably creates better infrastructural conditions</w:t>
      </w:r>
      <w:r w:rsidR="007306BB">
        <w:t>,</w:t>
      </w:r>
      <w:r w:rsidR="001A69E7">
        <w:t xml:space="preserve"> rather than extra knowledge absorption capacity, </w:t>
      </w:r>
      <w:r w:rsidR="00627B63">
        <w:t xml:space="preserve">larger investment leads to relatively lower </w:t>
      </w:r>
      <w:proofErr w:type="gramStart"/>
      <w:r w:rsidR="00627B63">
        <w:t>black market</w:t>
      </w:r>
      <w:proofErr w:type="gramEnd"/>
      <w:r w:rsidR="00627B63">
        <w:t xml:space="preserve"> demand.</w:t>
      </w:r>
    </w:p>
    <w:p w14:paraId="417710D4" w14:textId="4CD27A57" w:rsidR="008A0669" w:rsidRDefault="00627B63" w:rsidP="00E433F7">
      <w:pPr>
        <w:jc w:val="both"/>
      </w:pPr>
      <w:r>
        <w:t xml:space="preserve">In summary, </w:t>
      </w:r>
      <w:r w:rsidR="00F21BCA">
        <w:t xml:space="preserve">having access to a virtually unconstrained source of knowledge may not automatically </w:t>
      </w:r>
      <w:r w:rsidR="00431321">
        <w:t xml:space="preserve">be able to deliver all the </w:t>
      </w:r>
      <w:r w:rsidR="00E026CC">
        <w:t>potential be</w:t>
      </w:r>
      <w:r w:rsidR="00270EB7">
        <w:t>nef</w:t>
      </w:r>
      <w:r w:rsidR="00431321">
        <w:t>its. The impact of wealth manifests itself in t</w:t>
      </w:r>
      <w:r w:rsidR="007306BB">
        <w:t>w</w:t>
      </w:r>
      <w:r w:rsidR="00431321">
        <w:t>o forms. On the one hand</w:t>
      </w:r>
      <w:r w:rsidR="007306BB">
        <w:t>,</w:t>
      </w:r>
      <w:r w:rsidR="00431321">
        <w:t xml:space="preserve"> </w:t>
      </w:r>
      <w:r w:rsidR="006001AA">
        <w:t xml:space="preserve">wealth creates knowledge demand through </w:t>
      </w:r>
      <w:r w:rsidR="008A0669">
        <w:t xml:space="preserve">knowledge intensive institutions, and knowledge demanding social strata. </w:t>
      </w:r>
      <w:r w:rsidR="001D0BCD">
        <w:t xml:space="preserve">While wealth </w:t>
      </w:r>
      <w:r w:rsidR="006001AA">
        <w:t xml:space="preserve">produces knowledge absorption capacity, </w:t>
      </w:r>
      <w:r w:rsidR="001D0BCD">
        <w:t>it may or may not establish the institutions to service that demand. T</w:t>
      </w:r>
      <w:r w:rsidR="00BC3CB5">
        <w:t>he infrastructure</w:t>
      </w:r>
      <w:r w:rsidR="008104E9">
        <w:t xml:space="preserve"> of legal access may </w:t>
      </w:r>
      <w:r w:rsidR="0005780E">
        <w:t xml:space="preserve">be </w:t>
      </w:r>
      <w:r w:rsidR="00DA20DC">
        <w:t xml:space="preserve">lagging behind the growth of this demand, </w:t>
      </w:r>
      <w:r w:rsidR="006F26D2">
        <w:t xml:space="preserve">creating the conditions for shadow library use. </w:t>
      </w:r>
      <w:r w:rsidR="00675D7B">
        <w:t xml:space="preserve">It seems that only at higher income levels </w:t>
      </w:r>
      <w:r w:rsidR="00B54A2E">
        <w:t xml:space="preserve">the </w:t>
      </w:r>
      <w:r w:rsidR="00142A93">
        <w:t>extra investment in kn</w:t>
      </w:r>
      <w:r w:rsidR="006F26D2">
        <w:t>o</w:t>
      </w:r>
      <w:r w:rsidR="00142A93">
        <w:t>w</w:t>
      </w:r>
      <w:r w:rsidR="006F26D2">
        <w:t>l</w:t>
      </w:r>
      <w:r w:rsidR="00142A93">
        <w:t>e</w:t>
      </w:r>
      <w:r w:rsidR="006F26D2">
        <w:t xml:space="preserve">dge intensive domains </w:t>
      </w:r>
      <w:r w:rsidR="00B54A2E">
        <w:t xml:space="preserve">is able to create the adequate access infrastructures which ultimately </w:t>
      </w:r>
      <w:r w:rsidR="007306BB">
        <w:t xml:space="preserve">moderate </w:t>
      </w:r>
      <w:r w:rsidR="006F26D2">
        <w:t>shadow library use</w:t>
      </w:r>
      <w:r w:rsidR="00142A93">
        <w:t xml:space="preserve">. </w:t>
      </w:r>
    </w:p>
    <w:p w14:paraId="7B1FDD66" w14:textId="388B15FD" w:rsidR="00142A93" w:rsidRDefault="00142A93" w:rsidP="00E433F7">
      <w:pPr>
        <w:jc w:val="both"/>
      </w:pPr>
      <w:r>
        <w:t>Our hypothesis</w:t>
      </w:r>
      <w:r w:rsidR="000D7017">
        <w:t>, in its original form,</w:t>
      </w:r>
      <w:r>
        <w:t xml:space="preserve"> is </w:t>
      </w:r>
      <w:r w:rsidR="000D7017">
        <w:t xml:space="preserve">only supported among high income countries. But the larger impact of </w:t>
      </w:r>
      <w:r w:rsidR="00FB7FEE">
        <w:t xml:space="preserve">R&amp;D and educational investment on downloads in low income countries </w:t>
      </w:r>
      <w:r w:rsidR="00A3113F">
        <w:t xml:space="preserve">also lends support to this hypothesis, albeit is a slightly different form. </w:t>
      </w:r>
      <w:r w:rsidR="00C20438">
        <w:t>I</w:t>
      </w:r>
      <w:r w:rsidR="002C7AFE">
        <w:t>n</w:t>
      </w:r>
      <w:r w:rsidR="00C20438">
        <w:t xml:space="preserve"> low income countries </w:t>
      </w:r>
      <w:r w:rsidR="00A3113F">
        <w:t xml:space="preserve">the per capita download </w:t>
      </w:r>
      <w:r w:rsidR="00C20438">
        <w:t xml:space="preserve">starts at a </w:t>
      </w:r>
      <w:r w:rsidR="00A3113F">
        <w:t>lower base</w:t>
      </w:r>
      <w:r w:rsidR="00C20438">
        <w:t xml:space="preserve">, because </w:t>
      </w:r>
      <w:r w:rsidR="00A3113F">
        <w:t xml:space="preserve">the knowledge absorption capacity of these countries is limited, but </w:t>
      </w:r>
      <w:r w:rsidR="000E47B5">
        <w:t xml:space="preserve">any </w:t>
      </w:r>
      <w:r w:rsidR="00C20438">
        <w:t xml:space="preserve">wealth induced </w:t>
      </w:r>
      <w:r w:rsidR="000E47B5">
        <w:t xml:space="preserve">growth in that capacity creates </w:t>
      </w:r>
      <w:r w:rsidR="00731125">
        <w:t xml:space="preserve">comparatively </w:t>
      </w:r>
      <w:r w:rsidR="000E47B5">
        <w:t>larger</w:t>
      </w:r>
      <w:r w:rsidR="00731125">
        <w:t xml:space="preserve"> demand in the shadow libraries.</w:t>
      </w:r>
    </w:p>
    <w:p w14:paraId="75A3B39F" w14:textId="77777777" w:rsidR="00547568" w:rsidRDefault="00547568" w:rsidP="00E433F7">
      <w:pPr>
        <w:jc w:val="both"/>
        <w:rPr>
          <w:b/>
        </w:rPr>
      </w:pPr>
    </w:p>
    <w:p w14:paraId="0BCC42EF" w14:textId="77777777" w:rsidR="008B60E0" w:rsidRDefault="008B60E0">
      <w:pPr>
        <w:rPr>
          <w:b/>
        </w:rPr>
      </w:pPr>
      <w:r>
        <w:rPr>
          <w:b/>
        </w:rPr>
        <w:br w:type="page"/>
      </w:r>
    </w:p>
    <w:p w14:paraId="528C91A9" w14:textId="23426213" w:rsidR="00547568" w:rsidRPr="00547568" w:rsidRDefault="00547568" w:rsidP="001C120B">
      <w:pPr>
        <w:pStyle w:val="Heading1"/>
        <w:numPr>
          <w:ilvl w:val="0"/>
          <w:numId w:val="3"/>
        </w:numPr>
      </w:pPr>
      <w:r w:rsidRPr="00547568">
        <w:lastRenderedPageBreak/>
        <w:t>The European models</w:t>
      </w:r>
    </w:p>
    <w:p w14:paraId="7B451A58" w14:textId="77777777" w:rsidR="008B60E0" w:rsidRDefault="008B60E0" w:rsidP="00E433F7">
      <w:pPr>
        <w:jc w:val="both"/>
      </w:pPr>
    </w:p>
    <w:p w14:paraId="3DB7797C" w14:textId="2CE21678" w:rsidR="00666BBB" w:rsidRDefault="0040254B" w:rsidP="00E433F7">
      <w:pPr>
        <w:jc w:val="both"/>
      </w:pPr>
      <w:r>
        <w:t xml:space="preserve">In </w:t>
      </w:r>
      <w:r w:rsidR="00547568">
        <w:t xml:space="preserve">this </w:t>
      </w:r>
      <w:r>
        <w:t xml:space="preserve">section we focus only on downloads form </w:t>
      </w:r>
      <w:r w:rsidR="001C3088">
        <w:t>within the European Union. This allows us to address many limitations of the global models. First, we can zoom in</w:t>
      </w:r>
      <w:del w:id="18" w:author="Daniel Antal" w:date="2020-04-20T13:12:00Z">
        <w:r w:rsidR="001C3088" w:rsidDel="00CF0E13">
          <w:delText xml:space="preserve"> </w:delText>
        </w:r>
      </w:del>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allow us to zoom into sub-national </w:t>
      </w:r>
      <w:r w:rsidR="00101C7F">
        <w:t>socio-economic units</w:t>
      </w:r>
      <w:r w:rsidR="00BB3942">
        <w:rPr>
          <w:rStyle w:val="FootnoteReference"/>
        </w:rPr>
        <w:footnoteReference w:id="9"/>
      </w:r>
      <w:r w:rsidR="009D7D38">
        <w:t xml:space="preserve">. </w:t>
      </w:r>
      <w:r w:rsidR="009F555A">
        <w:t xml:space="preserve">Second, </w:t>
      </w:r>
      <w:r w:rsidR="005903C9">
        <w:t xml:space="preserve">due to a number of </w:t>
      </w:r>
      <w:r w:rsidR="00756ACC">
        <w:t xml:space="preserve">datasets produced by Eurostat, </w:t>
      </w:r>
      <w:r w:rsidR="005903C9">
        <w:t xml:space="preserve">we have a much better choice of institutional, economic, and attitudinal variables we can include in our models. </w:t>
      </w:r>
      <w:r w:rsidR="00756ACC">
        <w:t xml:space="preserve">Third, the authors being from the Union, we have </w:t>
      </w:r>
      <w:r w:rsidR="00666BBB">
        <w:t>the advantage of the home field</w:t>
      </w:r>
      <w:ins w:id="19" w:author="Daniel Antal" w:date="2020-04-20T13:13:00Z">
        <w:r w:rsidR="00F80FB0">
          <w:t xml:space="preserve"> to interpret results</w:t>
        </w:r>
      </w:ins>
      <w:r w:rsidR="00666BBB">
        <w:t>.</w:t>
      </w:r>
    </w:p>
    <w:p w14:paraId="1057EE5A" w14:textId="1CC60DAF" w:rsidR="000E04ED" w:rsidRDefault="003B15C2" w:rsidP="00E433F7">
      <w:pPr>
        <w:jc w:val="both"/>
        <w:rPr>
          <w:bCs/>
        </w:rPr>
      </w:pPr>
      <w:r w:rsidRPr="00103D52">
        <w:rPr>
          <w:bCs/>
        </w:rPr>
        <w:t>The European Union is the world</w:t>
      </w:r>
      <w:r w:rsidR="00830B86">
        <w:rPr>
          <w:bCs/>
        </w:rPr>
        <w:t>’</w:t>
      </w:r>
      <w:r w:rsidRPr="00103D52">
        <w:rPr>
          <w:bCs/>
        </w:rPr>
        <w:t>s largest harmonized st</w:t>
      </w:r>
      <w:r>
        <w:rPr>
          <w:bCs/>
        </w:rPr>
        <w:t>atistical data collection area</w:t>
      </w:r>
      <w:ins w:id="20" w:author="Daniel Antal" w:date="2020-04-20T13:13:00Z">
        <w:r w:rsidR="00F80FB0">
          <w:rPr>
            <w:bCs/>
          </w:rPr>
          <w:t xml:space="preserve"> with four levels of </w:t>
        </w:r>
        <w:r w:rsidR="00847944">
          <w:rPr>
            <w:bCs/>
          </w:rPr>
          <w:t xml:space="preserve">statistical aggregation starting from national (NUTS0) level to very small territorial units down to NUTS3 level. </w:t>
        </w:r>
      </w:ins>
      <w:del w:id="21" w:author="Daniel Antal" w:date="2020-04-20T13:14:00Z">
        <w:r w:rsidDel="00847944">
          <w:rPr>
            <w:bCs/>
          </w:rPr>
          <w:delText>.</w:delText>
        </w:r>
      </w:del>
      <w:r>
        <w:rPr>
          <w:bCs/>
        </w:rPr>
        <w:t xml:space="preserve"> </w:t>
      </w:r>
      <w:r w:rsidR="00103D52">
        <w:rPr>
          <w:bCs/>
        </w:rPr>
        <w:t>W</w:t>
      </w:r>
      <w:r w:rsidR="00103D52" w:rsidRPr="00103D52">
        <w:rPr>
          <w:bCs/>
        </w:rPr>
        <w:t>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usually we can still work with 1</w:t>
      </w:r>
      <w:ins w:id="22" w:author="Daniel Antal" w:date="2020-04-20T13:14:00Z">
        <w:r w:rsidR="00847944">
          <w:rPr>
            <w:bCs/>
          </w:rPr>
          <w:t>40</w:t>
        </w:r>
      </w:ins>
      <w:del w:id="23" w:author="Daniel Antal" w:date="2020-04-20T13:14:00Z">
        <w:r w:rsidR="00103D52" w:rsidRPr="00103D52" w:rsidDel="00847944">
          <w:rPr>
            <w:bCs/>
          </w:rPr>
          <w:delText>50</w:delText>
        </w:r>
      </w:del>
      <w:r w:rsidR="00103D52" w:rsidRPr="00103D52">
        <w:rPr>
          <w:bCs/>
        </w:rPr>
        <w:t>-</w:t>
      </w:r>
      <w:del w:id="24" w:author="Daniel Antal" w:date="2020-04-20T13:14:00Z">
        <w:r w:rsidR="00103D52" w:rsidRPr="00103D52" w:rsidDel="00847944">
          <w:rPr>
            <w:bCs/>
          </w:rPr>
          <w:delText xml:space="preserve">300 </w:delText>
        </w:r>
      </w:del>
      <w:ins w:id="25" w:author="Daniel Antal" w:date="2020-04-20T13:14:00Z">
        <w:r w:rsidR="00847944">
          <w:rPr>
            <w:bCs/>
          </w:rPr>
          <w:t>260</w:t>
        </w:r>
        <w:r w:rsidR="00847944" w:rsidRPr="00103D52">
          <w:rPr>
            <w:bCs/>
          </w:rPr>
          <w:t xml:space="preserve"> </w:t>
        </w:r>
      </w:ins>
      <w:r w:rsidR="00103D52" w:rsidRPr="00103D52">
        <w:rPr>
          <w:bCs/>
        </w:rPr>
        <w:t xml:space="preserve">territories. </w:t>
      </w:r>
      <w:r>
        <w:rPr>
          <w:bCs/>
        </w:rPr>
        <w:t>T</w:t>
      </w:r>
      <w:r w:rsidR="00103D52" w:rsidRPr="00103D52">
        <w:rPr>
          <w:bCs/>
        </w:rPr>
        <w:t>he Eurobarometer or the European Social Survey is designed to represent NUTS</w:t>
      </w:r>
      <w:del w:id="26" w:author="Daniel Antal" w:date="2020-04-20T13:14:00Z">
        <w:r w:rsidR="00103D52" w:rsidRPr="00103D52" w:rsidDel="00CA4E54">
          <w:rPr>
            <w:bCs/>
          </w:rPr>
          <w:delText>1</w:delText>
        </w:r>
      </w:del>
      <w:ins w:id="27" w:author="Daniel Antal" w:date="2020-04-20T13:14:00Z">
        <w:r w:rsidR="00CA4E54">
          <w:rPr>
            <w:bCs/>
          </w:rPr>
          <w:t>0</w:t>
        </w:r>
      </w:ins>
      <w:r w:rsidR="00103D52" w:rsidRPr="00103D52">
        <w:rPr>
          <w:bCs/>
        </w:rPr>
        <w:t xml:space="preserve"> (country) levels but </w:t>
      </w:r>
      <w:ins w:id="28" w:author="Daniel Antal" w:date="2020-04-20T13:15:00Z">
        <w:r w:rsidR="00CA4E54">
          <w:rPr>
            <w:bCs/>
          </w:rPr>
          <w:t xml:space="preserve">apart from larger countries </w:t>
        </w:r>
      </w:ins>
      <w:r w:rsidR="00103D52" w:rsidRPr="00103D52">
        <w:rPr>
          <w:bCs/>
        </w:rPr>
        <w:t>can be re-aggregated at NUTS2 levels with relatively little bias.</w:t>
      </w:r>
      <w:r w:rsidR="000E04ED">
        <w:rPr>
          <w:bCs/>
        </w:rPr>
        <w:t xml:space="preserve"> </w:t>
      </w:r>
      <w:r w:rsidR="00103D52" w:rsidRPr="00103D52">
        <w:rPr>
          <w:bCs/>
        </w:rPr>
        <w:t>The NUTS2 level is a good compromise between NUTS</w:t>
      </w:r>
      <w:del w:id="29" w:author="Daniel Antal" w:date="2020-04-20T13:15:00Z">
        <w:r w:rsidR="00103D52" w:rsidRPr="00103D52" w:rsidDel="00CA4E54">
          <w:rPr>
            <w:bCs/>
          </w:rPr>
          <w:delText>1</w:delText>
        </w:r>
      </w:del>
      <w:ins w:id="30" w:author="Daniel Antal" w:date="2020-04-20T13:15:00Z">
        <w:r w:rsidR="00CA4E54">
          <w:rPr>
            <w:bCs/>
          </w:rPr>
          <w:t>0</w:t>
        </w:r>
      </w:ins>
      <w:r w:rsidR="00103D52" w:rsidRPr="00103D52">
        <w:rPr>
          <w:bCs/>
        </w:rPr>
        <w:t xml:space="preserve"> (country) and the much smaller NUTS3 levels. While NUTS3 levels would allow the comparison of about a thousand environments, we have far less data available on NUTS3 level. Furthermore, on NUTS3 level would need to tackle problems of non-normal distribution, because on NUTS3 level our data becomes asymmetric: the higher values can be very far from the mean NUTS3 download count, but the low levels can never be smaller than zero.</w:t>
      </w:r>
      <w:r w:rsidR="00B56DE7">
        <w:rPr>
          <w:bCs/>
        </w:rPr>
        <w:t xml:space="preserve"> We imputed </w:t>
      </w:r>
      <w:r w:rsidR="001835AB">
        <w:rPr>
          <w:bCs/>
        </w:rPr>
        <w:t xml:space="preserve">missing variables, </w:t>
      </w:r>
      <w:r w:rsidR="00B56DE7">
        <w:rPr>
          <w:bCs/>
        </w:rPr>
        <w:t>and normalized the data.</w:t>
      </w:r>
      <w:r w:rsidR="00B65CFE">
        <w:rPr>
          <w:rStyle w:val="FootnoteReference"/>
          <w:bCs/>
        </w:rPr>
        <w:footnoteReference w:id="10"/>
      </w:r>
      <w:r w:rsidR="00B56DE7">
        <w:rPr>
          <w:bCs/>
        </w:rPr>
        <w:t xml:space="preserve"> These processes are described in more detail in the supplementary material on methods.</w:t>
      </w:r>
    </w:p>
    <w:p w14:paraId="79FD3671" w14:textId="77777777" w:rsidR="007C06D2" w:rsidRPr="00614A0B" w:rsidRDefault="007C06D2" w:rsidP="007C06D2">
      <w:pPr>
        <w:jc w:val="both"/>
        <w:rPr>
          <w:bCs/>
        </w:rPr>
      </w:pPr>
      <w:r>
        <w:rPr>
          <w:bCs/>
        </w:rPr>
        <w:lastRenderedPageBreak/>
        <w:t>For the European models we used the following data from Eurostat</w:t>
      </w:r>
      <w:r>
        <w:rPr>
          <w:rStyle w:val="FootnoteReference"/>
          <w:bCs/>
        </w:rPr>
        <w:footnoteReference w:id="11"/>
      </w:r>
      <w:r>
        <w:rPr>
          <w:bCs/>
        </w:rPr>
        <w:t>, and the Eurobarometer</w:t>
      </w:r>
      <w:commentRangeStart w:id="33"/>
      <w:r>
        <w:rPr>
          <w:rStyle w:val="FootnoteReference"/>
          <w:bCs/>
        </w:rPr>
        <w:footnoteReference w:id="12"/>
      </w:r>
      <w:commentRangeEnd w:id="33"/>
      <w:r w:rsidR="00CE4FFB">
        <w:rPr>
          <w:rStyle w:val="CommentReference"/>
        </w:rPr>
        <w:commentReference w:id="33"/>
      </w:r>
      <w:r>
        <w:rPr>
          <w:bCs/>
        </w:rPr>
        <w:t xml:space="preserve"> (we included a detailed list of all variables in Appendix 1)</w:t>
      </w:r>
      <w:r w:rsidRPr="00614A0B">
        <w:rPr>
          <w:bCs/>
        </w:rPr>
        <w:t>:</w:t>
      </w:r>
    </w:p>
    <w:p w14:paraId="021E750E" w14:textId="77777777" w:rsidR="007C06D2" w:rsidRPr="00614A0B" w:rsidRDefault="007C06D2" w:rsidP="007C06D2">
      <w:pPr>
        <w:pStyle w:val="ListParagraph"/>
        <w:numPr>
          <w:ilvl w:val="0"/>
          <w:numId w:val="2"/>
        </w:numPr>
        <w:jc w:val="both"/>
        <w:rPr>
          <w:bCs/>
        </w:rPr>
      </w:pPr>
      <w:r w:rsidRPr="00614A0B">
        <w:rPr>
          <w:bCs/>
        </w:rPr>
        <w:t>Size of the environment, such as land area of the NUT2 areas, or the population groups such as total adults, total inhabitants, total researchers per NUT2 region.</w:t>
      </w:r>
    </w:p>
    <w:p w14:paraId="657D520E" w14:textId="77777777" w:rsidR="007C06D2" w:rsidRPr="00614A0B" w:rsidRDefault="007C06D2" w:rsidP="007C06D2">
      <w:pPr>
        <w:pStyle w:val="ListParagraph"/>
        <w:numPr>
          <w:ilvl w:val="0"/>
          <w:numId w:val="2"/>
        </w:numPr>
        <w:jc w:val="both"/>
        <w:rPr>
          <w:bCs/>
        </w:rPr>
      </w:pPr>
      <w:r w:rsidRPr="00614A0B">
        <w:rPr>
          <w:bCs/>
        </w:rPr>
        <w:t>Description of the socio-economic environment on a macro level such as GDP, household income of the NUTS2 area, or research, innovation spending within the area that affect more closely to the research and academic tuition environment.</w:t>
      </w:r>
    </w:p>
    <w:p w14:paraId="13C1D73B" w14:textId="77777777" w:rsidR="007C06D2" w:rsidRPr="00614A0B" w:rsidRDefault="007C06D2" w:rsidP="007C06D2">
      <w:pPr>
        <w:pStyle w:val="ListParagraph"/>
        <w:numPr>
          <w:ilvl w:val="0"/>
          <w:numId w:val="2"/>
        </w:numPr>
        <w:jc w:val="both"/>
        <w:rPr>
          <w:bCs/>
        </w:rPr>
      </w:pPr>
      <w:r w:rsidRPr="00614A0B">
        <w:rPr>
          <w:bCs/>
        </w:rPr>
        <w:t>Computer use data, which is derived from various European surveys about home, work, school access to broadband internet, use of the internet for banking, purchase of paid book and other content, reading news, or the opposite, the size of population who has no access to computers or the internet.</w:t>
      </w:r>
    </w:p>
    <w:p w14:paraId="0E6AAB62" w14:textId="77777777" w:rsidR="007C06D2" w:rsidRPr="00614A0B" w:rsidRDefault="007C06D2" w:rsidP="007C06D2">
      <w:pPr>
        <w:pStyle w:val="ListParagraph"/>
        <w:ind w:left="1080"/>
        <w:jc w:val="both"/>
        <w:rPr>
          <w:bCs/>
        </w:rPr>
      </w:pPr>
    </w:p>
    <w:p w14:paraId="2F8F270F" w14:textId="77777777" w:rsidR="0050605B" w:rsidRDefault="007C06D2" w:rsidP="00E433F7">
      <w:pPr>
        <w:jc w:val="both"/>
        <w:rPr>
          <w:bCs/>
        </w:rPr>
      </w:pPr>
      <w:r>
        <w:rPr>
          <w:bCs/>
        </w:rPr>
        <w:t>The richness of the European dataset allowed us to purse a deductive modelling strategy</w:t>
      </w:r>
      <w:r w:rsidR="0050605B">
        <w:rPr>
          <w:bCs/>
        </w:rPr>
        <w:t>, and in addition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093471B2" w:rsidR="00D44824" w:rsidRDefault="0050605B" w:rsidP="0050605B">
      <w:pPr>
        <w:pStyle w:val="BodyText"/>
      </w:pPr>
      <w:r>
        <w:t>First, we test our original hypothesis on the European regional data, namely that</w:t>
      </w:r>
    </w:p>
    <w:p w14:paraId="13A0F414" w14:textId="77777777" w:rsidR="0050605B" w:rsidRDefault="0050605B" w:rsidP="0050605B">
      <w:pPr>
        <w:jc w:val="both"/>
        <w:rPr>
          <w:bCs/>
          <w:i/>
        </w:rPr>
      </w:pPr>
      <w:r w:rsidRPr="00432579">
        <w:rPr>
          <w:bCs/>
          <w:i/>
        </w:rPr>
        <w:t>H2: Within the European Union, the use of shadow libraries is more prominent in lower income EU regions, controlling for the number of academics in the region.</w:t>
      </w:r>
    </w:p>
    <w:p w14:paraId="3BFA7D2D" w14:textId="02F6423D" w:rsidR="0050605B" w:rsidRDefault="0050605B" w:rsidP="0050605B">
      <w:pPr>
        <w:pStyle w:val="BodyText"/>
      </w:pPr>
      <w:r>
        <w:t xml:space="preserve">Historical accounts, which reconstruct the development and raison d'être of shadow libraries </w:t>
      </w:r>
      <w:r>
        <w:fldChar w:fldCharType="begin"/>
      </w:r>
      <w:r>
        <w:instrText xml:space="preserve"> ADDIN ZOTERO_ITEM CSL_CITATION {"citationID":"xKUfGAgK","properties":{"formattedCitation":"(Bod\\uc0\\u243{} 2018b; 2011; Bod\\uc0\\u243{} and Lakatos 2012; Bod\\uc0\\u243{} 2016)","plainCitation":"(Bodó 2018b; 2011; Bodó and Lakatos 2012;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fldChar w:fldCharType="separate"/>
      </w:r>
      <w:r w:rsidRPr="0050605B">
        <w:rPr>
          <w:rFonts w:ascii="Calibri" w:hAnsi="Calibri" w:cs="Times New Roman"/>
        </w:rPr>
        <w:t>(Bodó 2018b; 2011; Bodó and Lakatos 2012; Bodó 2016)</w:t>
      </w:r>
      <w:r>
        <w:fldChar w:fldCharType="end"/>
      </w:r>
      <w:r>
        <w:t xml:space="preserve"> suggest that inadequate lega</w:t>
      </w:r>
      <w:r w:rsidR="00A468DC">
        <w:t>l</w:t>
      </w:r>
      <w:r>
        <w:t xml:space="preserve"> access </w:t>
      </w:r>
      <w:r w:rsidR="00A468DC">
        <w:t xml:space="preserve">alternatives </w:t>
      </w:r>
      <w:r>
        <w:t xml:space="preserve">may be a main drivers of </w:t>
      </w:r>
      <w:r w:rsidR="00A468DC">
        <w:t xml:space="preserve">scholarly piracy. The authors, who come </w:t>
      </w:r>
      <w:ins w:id="34" w:author="Daniel Antal" w:date="2020-04-20T13:17:00Z">
        <w:r w:rsidR="00FC2F82">
          <w:t xml:space="preserve">originally </w:t>
        </w:r>
      </w:ins>
      <w:r w:rsidR="00A468DC">
        <w:t>from a country at the European periphery, also have extensive personal experiences about the lacking infrastructural conditions of scholarly work. Both of these accounts suggest a support for the hypothesis that shadow libraries may offer a way to overcome wealth related infrastructural limitations for scholars.</w:t>
      </w:r>
    </w:p>
    <w:p w14:paraId="3BB9D09B" w14:textId="7740A31B" w:rsidR="007F7ED9" w:rsidRDefault="007F7ED9" w:rsidP="0050605B">
      <w:pPr>
        <w:pStyle w:val="BodyText"/>
      </w:pPr>
      <w:r>
        <w:rPr>
          <w:noProof/>
        </w:rPr>
        <w:lastRenderedPageBreak/>
        <w:drawing>
          <wp:inline distT="0" distB="0" distL="0" distR="0" wp14:anchorId="58241381" wp14:editId="738603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05BE34C7" w14:textId="58474146" w:rsidR="007F7ED9" w:rsidRDefault="00DB1FEC" w:rsidP="00DB1FEC">
      <w:pPr>
        <w:pStyle w:val="Caption"/>
      </w:pPr>
      <w:r>
        <w:t xml:space="preserve">Figure </w:t>
      </w:r>
      <w:fldSimple w:instr=" SEQ Figure \* ARABIC ">
        <w:r w:rsidR="009D3094">
          <w:rPr>
            <w:noProof/>
          </w:rPr>
          <w:t>4</w:t>
        </w:r>
      </w:fldSimple>
      <w:r>
        <w:t>: European download locations</w:t>
      </w:r>
    </w:p>
    <w:p w14:paraId="7A7164F8" w14:textId="6B3B7A8C" w:rsidR="00DB1FEC" w:rsidRDefault="00DB1FEC" w:rsidP="00DB1FEC"/>
    <w:p w14:paraId="63D94D5C" w14:textId="22A4A5D3" w:rsidR="00DB1FEC" w:rsidRPr="00DB1FEC" w:rsidRDefault="00DB1FEC" w:rsidP="00DB1FEC">
      <w:r>
        <w:t>We chose download per capita for our model with the following specification</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35" w:name="_Hlk38200955"/>
          <m:r>
            <w:rPr>
              <w:rFonts w:ascii="Cambria Math" w:hAnsi="Cambria Math"/>
            </w:rPr>
            <m:t>Researcher_employment_pct</m:t>
          </m:r>
          <w:bookmarkEnd w:id="35"/>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4DF393EB" w:rsidR="00E77FF9" w:rsidRDefault="00DB1FEC" w:rsidP="00DB1FEC">
      <w:pPr>
        <w:pStyle w:val="BodyText"/>
      </w:pPr>
      <w:r>
        <w:t xml:space="preserve">Where </w:t>
      </w:r>
      <w:r w:rsidRPr="0080054C">
        <w:rPr>
          <w:i/>
          <w:iCs/>
        </w:rPr>
        <w:t>GDP_PPS</w:t>
      </w:r>
      <w:r>
        <w:t xml:space="preserve"> is the price-adjusted version of the GDP indicator, using purchasing power standards rather than Euros to account for the differences is purchasing power</w:t>
      </w:r>
      <w:r w:rsidR="0080054C">
        <w:t xml:space="preserve"> (used in a logarithmical form); </w:t>
      </w:r>
      <w:proofErr w:type="spellStart"/>
      <w:r w:rsidRPr="0080054C">
        <w:rPr>
          <w:i/>
          <w:iCs/>
        </w:rPr>
        <w:t>Researcher_employment_pct</w:t>
      </w:r>
      <w:proofErr w:type="spellEnd"/>
      <w:r>
        <w:t xml:space="preserve"> is the percentage of </w:t>
      </w:r>
      <w:r w:rsidR="0080054C">
        <w:t xml:space="preserve">R&amp;D personnel and </w:t>
      </w:r>
      <w:r>
        <w:t xml:space="preserve">researchers in </w:t>
      </w:r>
      <w:r w:rsidR="0080054C">
        <w:t xml:space="preserve">the workforce, and </w:t>
      </w:r>
      <w:proofErr w:type="spellStart"/>
      <w:r w:rsidR="0080054C" w:rsidRPr="0080054C">
        <w:rPr>
          <w:i/>
          <w:iCs/>
        </w:rPr>
        <w:t>Internet_banking_pct</w:t>
      </w:r>
      <w:proofErr w:type="spellEnd"/>
      <w:r w:rsidR="0080054C">
        <w:t xml:space="preserve"> is the percentage who used the internet for online banking in the population. </w:t>
      </w:r>
      <w:r w:rsidR="00E77FF9">
        <w:t xml:space="preserve"> </w:t>
      </w:r>
      <w:r w:rsidR="00B01345">
        <w:t xml:space="preserve">We treat this latter variable </w:t>
      </w:r>
      <w:del w:id="36" w:author="Daniel Antal" w:date="2020-04-20T13:17:00Z">
        <w:r w:rsidR="00B01345" w:rsidDel="00FC2F82">
          <w:delText xml:space="preserve">is a </w:delText>
        </w:r>
      </w:del>
      <w:ins w:id="37" w:author="Daniel Antal" w:date="2020-04-20T13:17:00Z">
        <w:r w:rsidR="00FC2F82">
          <w:t xml:space="preserve">as a </w:t>
        </w:r>
      </w:ins>
      <w:r w:rsidR="00B01345">
        <w:t>rough proxy for internet savvy, the distribution of advanced internet skills</w:t>
      </w:r>
      <w:ins w:id="38" w:author="Daniel Antal" w:date="2020-04-20T13:18:00Z">
        <w:r w:rsidR="00FC2F82">
          <w:t>, trust and ability to perform legal purchases</w:t>
        </w:r>
      </w:ins>
      <w:r w:rsidR="00B01345">
        <w:t xml:space="preserve"> in the population</w:t>
      </w:r>
      <w:r w:rsidR="00E77FF9">
        <w:t>.</w:t>
      </w:r>
      <w:r w:rsidR="00B01345">
        <w:t xml:space="preserve">  </w:t>
      </w:r>
    </w:p>
    <w:p w14:paraId="3757F693" w14:textId="0E2BC781" w:rsidR="00FC2896" w:rsidRDefault="00E77FF9" w:rsidP="00DB1FEC">
      <w:pPr>
        <w:pStyle w:val="BodyText"/>
      </w:pPr>
      <w:r>
        <w:t xml:space="preserve">This model is somewhat comparable to the global model, as it interrogates the same underlying dynamics, albeit with variables that better approximate the factors in question. </w:t>
      </w:r>
      <w:r w:rsidR="00FC2896">
        <w:t xml:space="preserve">Instead of R&amp;D </w:t>
      </w:r>
      <w:commentRangeStart w:id="39"/>
      <w:r w:rsidR="00FC2896">
        <w:t>expenditure</w:t>
      </w:r>
      <w:commentRangeEnd w:id="39"/>
      <w:r w:rsidR="00FC2F82">
        <w:rPr>
          <w:rStyle w:val="CommentReference"/>
        </w:rPr>
        <w:commentReference w:id="39"/>
      </w:r>
      <w:r w:rsidR="00FC2896">
        <w:t xml:space="preserve"> of the global model we can use the share of researchers in the local workforce, and instead of the internet penetration, we have data on the advanced use of the internet.</w:t>
      </w:r>
    </w:p>
    <w:p w14:paraId="61ED54C3" w14:textId="15CA58CE" w:rsidR="0050605B" w:rsidRDefault="0080054C" w:rsidP="00DB1FEC">
      <w:pPr>
        <w:pStyle w:val="BodyText"/>
      </w:pPr>
      <w:r>
        <w:t xml:space="preserve">As before, we use a </w:t>
      </w:r>
      <w:proofErr w:type="spellStart"/>
      <w:r>
        <w:t>QuasiPoisson</w:t>
      </w:r>
      <w:proofErr w:type="spellEnd"/>
      <w:r>
        <w:t xml:space="preserve"> regression model to correct for overdispersion. </w:t>
      </w:r>
      <w:r w:rsidR="001426A6">
        <w:t xml:space="preserve">The VIF values of the test are all &lt;2, so we do not have to worry about </w:t>
      </w:r>
      <w:del w:id="40" w:author="Daniel Antal" w:date="2020-04-20T13:18:00Z">
        <w:r w:rsidR="001426A6" w:rsidDel="00FC2F82">
          <w:delText>multicolllinearity</w:delText>
        </w:r>
      </w:del>
      <w:ins w:id="41" w:author="Daniel Antal" w:date="2020-04-20T13:18:00Z">
        <w:r w:rsidR="00FC2F82">
          <w:t>multicollinearity</w:t>
        </w:r>
      </w:ins>
      <w:del w:id="42" w:author="Daniel Antal" w:date="2020-04-20T13:19:00Z">
        <w:r w:rsidR="001426A6" w:rsidDel="00FC2F82">
          <w:delText xml:space="preserve"> </w:delText>
        </w:r>
      </w:del>
      <w:ins w:id="43" w:author="Daniel Antal" w:date="2020-04-20T13:18:00Z">
        <w:r w:rsidR="00FC2F82">
          <w:t>.</w:t>
        </w:r>
      </w:ins>
    </w:p>
    <w:p w14:paraId="0AAE3583" w14:textId="77777777" w:rsidR="00844C8C" w:rsidRPr="00184AC2" w:rsidRDefault="00844C8C">
      <w:pPr>
        <w:rPr>
          <w:rFonts w:ascii="Lucida Console" w:eastAsia="Times New Roman" w:hAnsi="Lucida Console" w:cs="Courier New"/>
          <w:color w:val="000000"/>
          <w:sz w:val="16"/>
          <w:szCs w:val="16"/>
        </w:rPr>
      </w:pPr>
      <w:r w:rsidRPr="00184AC2">
        <w:rPr>
          <w:rFonts w:ascii="Lucida Console" w:eastAsia="Times New Roman" w:hAnsi="Lucida Console" w:cs="Courier New"/>
          <w:color w:val="000000"/>
          <w:sz w:val="16"/>
          <w:szCs w:val="16"/>
        </w:rPr>
        <w:br w:type="page"/>
      </w:r>
    </w:p>
    <w:p w14:paraId="296DEE78"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lastRenderedPageBreak/>
        <w:t>──────────────────────────────────────────────────────────────────────────────────────────────────</w:t>
      </w:r>
    </w:p>
    <w:p w14:paraId="796243C9" w14:textId="0985772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48479C">
        <w:rPr>
          <w:rFonts w:ascii="Lucida Console" w:eastAsia="Times New Roman" w:hAnsi="Lucida Console" w:cs="Courier New"/>
          <w:color w:val="000000"/>
          <w:sz w:val="14"/>
          <w:szCs w:val="14"/>
        </w:rPr>
        <w:t xml:space="preserve">Model 1   </w:t>
      </w:r>
      <w:r>
        <w:rPr>
          <w:rFonts w:ascii="Lucida Console" w:eastAsia="Times New Roman" w:hAnsi="Lucida Console" w:cs="Courier New"/>
          <w:color w:val="000000"/>
          <w:sz w:val="14"/>
          <w:szCs w:val="14"/>
        </w:rPr>
        <w:t xml:space="preserve">          </w:t>
      </w:r>
      <w:r w:rsidRPr="0048479C">
        <w:rPr>
          <w:rFonts w:ascii="Lucida Console" w:eastAsia="Times New Roman" w:hAnsi="Lucida Console" w:cs="Courier New"/>
          <w:color w:val="000000"/>
          <w:sz w:val="14"/>
          <w:szCs w:val="14"/>
        </w:rPr>
        <w:t xml:space="preserve">Model 2   </w:t>
      </w:r>
      <w:r>
        <w:rPr>
          <w:rFonts w:ascii="Lucida Console" w:eastAsia="Times New Roman" w:hAnsi="Lucida Console" w:cs="Courier New"/>
          <w:color w:val="000000"/>
          <w:sz w:val="14"/>
          <w:szCs w:val="14"/>
        </w:rPr>
        <w:t xml:space="preserve">           </w:t>
      </w:r>
      <w:r w:rsidRPr="0048479C">
        <w:rPr>
          <w:rFonts w:ascii="Lucida Console" w:eastAsia="Times New Roman" w:hAnsi="Lucida Console" w:cs="Courier New"/>
          <w:color w:val="000000"/>
          <w:sz w:val="14"/>
          <w:szCs w:val="14"/>
        </w:rPr>
        <w:t xml:space="preserve">Model 3  </w:t>
      </w:r>
    </w:p>
    <w:p w14:paraId="49CF8030"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w:t>
      </w:r>
    </w:p>
    <w:p w14:paraId="3875892E"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(Intercept)                         6.438358e+00 ***     6.295066e+00 ***    -5.866322e-01      </w:t>
      </w:r>
    </w:p>
    <w:p w14:paraId="101C7817"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(7.937307e-01)       (8.378322e-01)       (2.907166e+00)     </w:t>
      </w:r>
    </w:p>
    <w:p w14:paraId="2F37BDAF"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log(gdp_pps)                        2.465564e-01 **      2.422430e-01 **      1.822966e-01 *    </w:t>
      </w:r>
    </w:p>
    <w:p w14:paraId="0874A650"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(7.697481e-02)       (8.149892e-02)       (7.937359e-02)     </w:t>
      </w:r>
    </w:p>
    <w:p w14:paraId="7E1D0654"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researcher_employment_pct           6.966754e-01 ***     6.832137e-01 ***     5.555949e-01 ***  </w:t>
      </w:r>
    </w:p>
    <w:p w14:paraId="3A88B85B"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(5.656926e-02)       (6.309646e-02)       (1.087842e-01)     </w:t>
      </w:r>
    </w:p>
    <w:p w14:paraId="2A154E02"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internet_use_banking_pc            -1.113767e-02 ***                                            </w:t>
      </w:r>
    </w:p>
    <w:p w14:paraId="0E5E5921"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(3.227082e-03)                                               </w:t>
      </w:r>
    </w:p>
    <w:p w14:paraId="548DF585"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internet_purchases_last_year_pc                         -5.841807e-03        -1.152261e-02 **   </w:t>
      </w:r>
    </w:p>
    <w:p w14:paraId="6510C170"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(3.362003e-03)       (4.310028e-03)     </w:t>
      </w:r>
    </w:p>
    <w:p w14:paraId="4ED9C286"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log(disposable_income)                                                        8.140468e-01 *    </w:t>
      </w:r>
    </w:p>
    <w:p w14:paraId="13086A8B"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(3.281638e-01)     </w:t>
      </w:r>
    </w:p>
    <w:p w14:paraId="44EC247F"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edu_attainment_total                                                          2.257346e-03      </w:t>
      </w:r>
    </w:p>
    <w:p w14:paraId="3240F959"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(9.977199e-03)     </w:t>
      </w:r>
    </w:p>
    <w:p w14:paraId="01AAA3AD"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w:t>
      </w:r>
    </w:p>
    <w:p w14:paraId="0A55DD3F"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null.deviance                       2.990524e+06         2.990524e+06         2.990524e+06      </w:t>
      </w:r>
    </w:p>
    <w:p w14:paraId="1B15729D" w14:textId="15384350"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w:t>
      </w:r>
      <w:r w:rsidR="00046898">
        <w:rPr>
          <w:rFonts w:ascii="Lucida Console" w:eastAsia="Times New Roman" w:hAnsi="Lucida Console" w:cs="Courier New"/>
          <w:color w:val="000000"/>
          <w:sz w:val="14"/>
          <w:szCs w:val="14"/>
        </w:rPr>
        <w:t xml:space="preserve">residual </w:t>
      </w:r>
      <w:r w:rsidRPr="0048479C">
        <w:rPr>
          <w:rFonts w:ascii="Lucida Console" w:eastAsia="Times New Roman" w:hAnsi="Lucida Console" w:cs="Courier New"/>
          <w:color w:val="000000"/>
          <w:sz w:val="14"/>
          <w:szCs w:val="14"/>
        </w:rPr>
        <w:t xml:space="preserve">deviance                   1.415805e+06         1.507337e+06         1.444289e+06      </w:t>
      </w:r>
    </w:p>
    <w:p w14:paraId="20DAA866"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w:t>
      </w:r>
    </w:p>
    <w:p w14:paraId="7F7B248F"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 p &lt; 1.000000e-03; ** p &lt; 1.000000e-02; * p &lt; 5.000000e-02.                                  </w:t>
      </w:r>
    </w:p>
    <w:p w14:paraId="65938743" w14:textId="77777777" w:rsidR="00844C8C" w:rsidRPr="00184AC2" w:rsidRDefault="00844C8C" w:rsidP="00FC2896">
      <w:pPr>
        <w:pStyle w:val="BodyText"/>
        <w:jc w:val="both"/>
        <w:rPr>
          <w:sz w:val="20"/>
          <w:szCs w:val="20"/>
        </w:rPr>
      </w:pPr>
    </w:p>
    <w:p w14:paraId="2419EC8D" w14:textId="0A687243" w:rsidR="00FC2896" w:rsidRDefault="001426A6" w:rsidP="00FC2896">
      <w:pPr>
        <w:pStyle w:val="BodyText"/>
        <w:jc w:val="both"/>
      </w:pPr>
      <w:r w:rsidRPr="00184AC2">
        <w:t xml:space="preserve">In </w:t>
      </w:r>
      <w:r w:rsidR="00844C8C" w:rsidRPr="00184AC2">
        <w:t>M</w:t>
      </w:r>
      <w:r w:rsidRPr="00184AC2">
        <w:t xml:space="preserve">odel </w:t>
      </w:r>
      <w:r w:rsidR="00844C8C" w:rsidRPr="00184AC2">
        <w:t xml:space="preserve">1 </w:t>
      </w:r>
      <w:r w:rsidRPr="00184AC2">
        <w:t>all independent variables are highly significant, and we explain ~5</w:t>
      </w:r>
      <w:r w:rsidR="00184AC2" w:rsidRPr="00184AC2">
        <w:t>3</w:t>
      </w:r>
      <w:r w:rsidRPr="00184AC2">
        <w:t xml:space="preserve">% of the variance. </w:t>
      </w:r>
      <w:r>
        <w:t xml:space="preserve">The per capita downloads grow with the GDP, as well as with the share of researchers in the workforce. On the other hand, as more people in the population use the internet for more sophisticated tasks, such as internet banking, the use of shadow libraries falls. </w:t>
      </w:r>
    </w:p>
    <w:p w14:paraId="0210014C" w14:textId="77777777" w:rsidR="00844C8C" w:rsidRDefault="001426A6" w:rsidP="00FC2896">
      <w:pPr>
        <w:pStyle w:val="BodyText"/>
        <w:jc w:val="both"/>
      </w:pPr>
      <w:r>
        <w:t>The interpretation of the former two effects is strai</w:t>
      </w:r>
      <w:r w:rsidR="00B01345">
        <w:t>ght</w:t>
      </w:r>
      <w:r>
        <w:t>forward, and is in</w:t>
      </w:r>
      <w:r w:rsidR="00B01345">
        <w:t xml:space="preserve"> </w:t>
      </w:r>
      <w:r>
        <w:t xml:space="preserve">line with the findings of </w:t>
      </w:r>
      <w:r w:rsidR="00B01345">
        <w:t>o</w:t>
      </w:r>
      <w:r>
        <w:t>ur global models</w:t>
      </w:r>
      <w:r w:rsidR="00FC2896">
        <w:t>.</w:t>
      </w:r>
      <w:r>
        <w:t xml:space="preserve"> </w:t>
      </w:r>
      <w:r w:rsidR="00FC2896">
        <w:t>S</w:t>
      </w:r>
      <w:r>
        <w:t>hadow library usage is positively correlated with wealth</w:t>
      </w:r>
      <w:r w:rsidR="00FC2896">
        <w:t>.</w:t>
      </w:r>
      <w:r>
        <w:t xml:space="preserve"> It is also </w:t>
      </w:r>
      <w:r w:rsidR="00B01345">
        <w:t xml:space="preserve">intuitive </w:t>
      </w:r>
      <w:r>
        <w:t>that the researcher population drive</w:t>
      </w:r>
      <w:r w:rsidR="00B01345">
        <w:t>s</w:t>
      </w:r>
      <w:r>
        <w:t xml:space="preserve"> shadow library demand. </w:t>
      </w:r>
      <w:r w:rsidR="00A71CA7">
        <w:t xml:space="preserve">The </w:t>
      </w:r>
      <w:r w:rsidR="00B01345">
        <w:t>negative sign of internet savvy</w:t>
      </w:r>
      <w:r w:rsidR="00A71CA7">
        <w:t xml:space="preserve"> variable, however, demands some explanation. That variable can be a proxy of many different </w:t>
      </w:r>
      <w:r w:rsidR="00FC2896">
        <w:t xml:space="preserve">online </w:t>
      </w:r>
      <w:r w:rsidR="00A71CA7">
        <w:t>skills: a better knowledge of digital piracy, including the use of shadow libraries; skills to use the internet for online purchases; and skills to the hide the traces of illicit activities, via the use of Virtual Private Networks, and TOR browsing</w:t>
      </w:r>
      <w:r w:rsidR="00A71CA7">
        <w:rPr>
          <w:rStyle w:val="FootnoteReference"/>
        </w:rPr>
        <w:footnoteReference w:id="13"/>
      </w:r>
      <w:r w:rsidR="00A71CA7">
        <w:t xml:space="preserve">. </w:t>
      </w:r>
      <w:r w:rsidR="00FE7B06">
        <w:t>Had the sign been positive, that could have been a sign of a significant, non-researcher</w:t>
      </w:r>
      <w:r w:rsidR="00FC2896">
        <w:t>-</w:t>
      </w:r>
      <w:r w:rsidR="00FE7B06">
        <w:t xml:space="preserve">based use of shadow libraries in the general population. However, we can safely assume that the knowledge about shadow libraries is more widespread among researcher who more directly benefit from such services than in the general population, therefore, </w:t>
      </w:r>
      <w:r w:rsidR="00FC2896">
        <w:t xml:space="preserve">the </w:t>
      </w:r>
      <w:r w:rsidR="00FE7B06">
        <w:t xml:space="preserve">internet </w:t>
      </w:r>
      <w:r w:rsidR="00FC2896">
        <w:t xml:space="preserve">savviness </w:t>
      </w:r>
      <w:r w:rsidR="00844C8C">
        <w:t>variable</w:t>
      </w:r>
      <w:r w:rsidR="00FE7B06">
        <w:t xml:space="preserve"> does not capture </w:t>
      </w:r>
      <w:r w:rsidR="00844C8C">
        <w:t xml:space="preserve">any extra </w:t>
      </w:r>
      <w:r w:rsidR="00FE7B06">
        <w:t xml:space="preserve">ability to use piratical services. </w:t>
      </w:r>
    </w:p>
    <w:p w14:paraId="6F1E8762" w14:textId="58A85743" w:rsidR="0080054C" w:rsidRDefault="00844C8C" w:rsidP="00FC2896">
      <w:pPr>
        <w:pStyle w:val="BodyText"/>
        <w:jc w:val="both"/>
      </w:pPr>
      <w:r>
        <w:t xml:space="preserve">In a </w:t>
      </w:r>
      <w:r w:rsidR="00184AC2">
        <w:t>M</w:t>
      </w:r>
      <w:r>
        <w:t>ode</w:t>
      </w:r>
      <w:r w:rsidR="00184AC2">
        <w:t>l 2</w:t>
      </w:r>
      <w:r>
        <w:t xml:space="preserve">, </w:t>
      </w:r>
      <w:r w:rsidR="00FE7B06">
        <w:t>we replace</w:t>
      </w:r>
      <w:r>
        <w:t>d</w:t>
      </w:r>
      <w:r w:rsidR="00FE7B06">
        <w:t xml:space="preserve"> </w:t>
      </w:r>
      <w:r>
        <w:t xml:space="preserve">the </w:t>
      </w:r>
      <w:r w:rsidR="00FE7B06">
        <w:t>online banking variable with the percentage of population w</w:t>
      </w:r>
      <w:r>
        <w:t>h</w:t>
      </w:r>
      <w:r w:rsidR="00FE7B06">
        <w:t>o used the internet for online shopping</w:t>
      </w:r>
      <w:r>
        <w:t>.</w:t>
      </w:r>
      <w:r w:rsidR="00184AC2">
        <w:t xml:space="preserve"> That variable was not significant. </w:t>
      </w:r>
      <w:r>
        <w:t>Since the online shopping and the online banking variables are highly correlated (</w:t>
      </w:r>
      <w:proofErr w:type="spellStart"/>
      <w:r>
        <w:t>Pearsons’s</w:t>
      </w:r>
      <w:proofErr w:type="spellEnd"/>
      <w:r>
        <w:t xml:space="preserve">: 0.86, p </w:t>
      </w:r>
      <w:r w:rsidRPr="00844C8C">
        <w:t>&lt; .001</w:t>
      </w:r>
      <w:r>
        <w:t xml:space="preserve">), we can assume that online banking captures some of that effect as well. In addition, professional online users </w:t>
      </w:r>
      <w:r w:rsidR="00FE7B06">
        <w:t xml:space="preserve">are </w:t>
      </w:r>
      <w:r>
        <w:t xml:space="preserve">also </w:t>
      </w:r>
      <w:r w:rsidR="00FE7B06">
        <w:t xml:space="preserve">more likely to be able to hide their traces through the use of Privacy </w:t>
      </w:r>
      <w:r>
        <w:t>Enhancing T</w:t>
      </w:r>
      <w:r w:rsidR="00FE7B06">
        <w:t>echnologies</w:t>
      </w:r>
      <w:r>
        <w:t>, such as VPNs, and TOR</w:t>
      </w:r>
      <w:r w:rsidR="00FE7B06">
        <w:t>.</w:t>
      </w:r>
    </w:p>
    <w:p w14:paraId="7FBAD955" w14:textId="1A5B6B12" w:rsidR="00FE7B06" w:rsidRDefault="00845F51" w:rsidP="00844C8C">
      <w:pPr>
        <w:pStyle w:val="BodyText"/>
        <w:jc w:val="both"/>
      </w:pPr>
      <w:r>
        <w:t xml:space="preserve">In </w:t>
      </w:r>
      <w:r w:rsidR="00184AC2">
        <w:t>Model 3</w:t>
      </w:r>
      <w:r>
        <w:t xml:space="preserve">, we tested further variables, such as the effect of disposable income, and the </w:t>
      </w:r>
      <w:r w:rsidR="000E3392">
        <w:t xml:space="preserve">share of population with tertiary education. The effect of disposable income is positive and significant at a 95%, while the effect of education is nonsignificant. Had the sign of the disposable income </w:t>
      </w:r>
      <w:r w:rsidR="000E3392">
        <w:lastRenderedPageBreak/>
        <w:t xml:space="preserve">be negative, we could have said that there is a personal wealth factor in </w:t>
      </w:r>
      <w:commentRangeStart w:id="44"/>
      <w:r w:rsidR="000E3392">
        <w:t>downloading</w:t>
      </w:r>
      <w:commentRangeEnd w:id="44"/>
      <w:r w:rsidR="00921F91">
        <w:rPr>
          <w:rStyle w:val="CommentReference"/>
        </w:rPr>
        <w:commentReference w:id="44"/>
      </w:r>
      <w:r w:rsidR="000E3392">
        <w:t xml:space="preserve">: i.e. people with more disposable income use less shadow libraries, and use more of the legal access channels, but this is clearly not the case. More wealth </w:t>
      </w:r>
      <w:proofErr w:type="gramStart"/>
      <w:r w:rsidR="000E3392">
        <w:t>go</w:t>
      </w:r>
      <w:proofErr w:type="gramEnd"/>
      <w:r w:rsidR="000E3392">
        <w:t xml:space="preserve"> hand-in-hand with more downloads on the aggregate and on the individual (household) level.  Also, these models suffer from significant multicollinearity</w:t>
      </w:r>
      <w:r w:rsidR="005A0E79">
        <w:t>, and have a worse fit than the original model.</w:t>
      </w:r>
    </w:p>
    <w:p w14:paraId="47125CCE" w14:textId="3E8F509E" w:rsidR="000E3392" w:rsidRDefault="000E3392" w:rsidP="00DB1FEC">
      <w:pPr>
        <w:pStyle w:val="BodyText"/>
      </w:pPr>
      <w:r>
        <w:t>So far</w:t>
      </w:r>
      <w:r w:rsidR="005A0E79">
        <w:t>,</w:t>
      </w:r>
      <w:r>
        <w:t xml:space="preserve"> we have established that wealth and the researcher population are the most significant positive drivers of shadow library usage in Europe. In the next step we build a simple model in which these two variables are in interaction.</w:t>
      </w:r>
      <w:r w:rsidR="00F44313">
        <w:t xml:space="preserve"> In this model, raw, not normalized download count is the dependent variable, while GDP_</w:t>
      </w:r>
      <w:proofErr w:type="gramStart"/>
      <w:r w:rsidR="00F44313">
        <w:t>PPS  is</w:t>
      </w:r>
      <w:proofErr w:type="gramEnd"/>
      <w:r w:rsidR="00F44313">
        <w:t xml:space="preserve"> used is its natural form</w:t>
      </w:r>
      <w:r w:rsidR="005A0E79">
        <w:t>.</w:t>
      </w:r>
    </w:p>
    <w:p w14:paraId="1E101D7B" w14:textId="4B73D365"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3AD0EF49" w14:textId="77777777"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02BB539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w:t>
      </w:r>
    </w:p>
    <w:p w14:paraId="6783944F" w14:textId="2A5AFD4D"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Model </w:t>
      </w:r>
      <w:r w:rsidR="00F50CFB" w:rsidRPr="00046898">
        <w:rPr>
          <w:rFonts w:ascii="Lucida Console" w:eastAsia="Times New Roman" w:hAnsi="Lucida Console" w:cs="Courier New"/>
          <w:color w:val="000000"/>
          <w:sz w:val="16"/>
          <w:szCs w:val="16"/>
        </w:rPr>
        <w:t>4</w:t>
      </w:r>
      <w:r w:rsidRPr="00E8044B">
        <w:rPr>
          <w:rFonts w:ascii="Lucida Console" w:eastAsia="Times New Roman" w:hAnsi="Lucida Console" w:cs="Courier New"/>
          <w:color w:val="000000"/>
          <w:sz w:val="16"/>
          <w:szCs w:val="16"/>
        </w:rPr>
        <w:t xml:space="preserve">        </w:t>
      </w:r>
    </w:p>
    <w:p w14:paraId="3DDD9895"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
    <w:p w14:paraId="79335C9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(Intercept)                                          8.546324e+00 ***  </w:t>
      </w:r>
    </w:p>
    <w:p w14:paraId="42745C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(1.587638e-01)     </w:t>
      </w:r>
    </w:p>
    <w:p w14:paraId="051E005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gdp_pps                                              1.050631e-05 ***  </w:t>
      </w:r>
    </w:p>
    <w:p w14:paraId="6AFFAFF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(1.278794e-06)     </w:t>
      </w:r>
    </w:p>
    <w:p w14:paraId="6E0E96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researcher_employment_pct                            9.183301e-01 ***  </w:t>
      </w:r>
    </w:p>
    <w:p w14:paraId="40C12092"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(1.158645e-01)     </w:t>
      </w:r>
    </w:p>
    <w:p w14:paraId="4C0B617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gdp_pps:researcher_employment_pct                   -3.479490e-06 ***  </w:t>
      </w:r>
    </w:p>
    <w:p w14:paraId="6BA7300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(7.194871e-07)     </w:t>
      </w:r>
    </w:p>
    <w:p w14:paraId="07EA6AEB"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
    <w:p w14:paraId="47145BEA"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null.deviance                                        7.192467e+06      </w:t>
      </w:r>
    </w:p>
    <w:p w14:paraId="7316EFBB" w14:textId="3D83853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r w:rsidR="00046898" w:rsidRPr="00046898">
        <w:rPr>
          <w:rFonts w:ascii="Lucida Console" w:eastAsia="Times New Roman" w:hAnsi="Lucida Console" w:cs="Courier New"/>
          <w:color w:val="000000"/>
          <w:sz w:val="16"/>
          <w:szCs w:val="16"/>
        </w:rPr>
        <w:t>resi</w:t>
      </w:r>
      <w:r w:rsidR="00046898">
        <w:rPr>
          <w:rFonts w:ascii="Lucida Console" w:eastAsia="Times New Roman" w:hAnsi="Lucida Console" w:cs="Courier New"/>
          <w:color w:val="000000"/>
          <w:sz w:val="16"/>
          <w:szCs w:val="16"/>
        </w:rPr>
        <w:t xml:space="preserve">dual </w:t>
      </w:r>
      <w:r w:rsidRPr="00E8044B">
        <w:rPr>
          <w:rFonts w:ascii="Lucida Console" w:eastAsia="Times New Roman" w:hAnsi="Lucida Console" w:cs="Courier New"/>
          <w:color w:val="000000"/>
          <w:sz w:val="16"/>
          <w:szCs w:val="16"/>
        </w:rPr>
        <w:t xml:space="preserve">deviance                                    3.556374e+06      </w:t>
      </w:r>
    </w:p>
    <w:p w14:paraId="51F7BCF6"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w:t>
      </w:r>
    </w:p>
    <w:p w14:paraId="2819161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69339D31" w:rsidR="009D3094" w:rsidRDefault="009D3094" w:rsidP="009D3094">
      <w:pPr>
        <w:pStyle w:val="Caption"/>
      </w:pPr>
      <w:r>
        <w:t xml:space="preserve">Table </w:t>
      </w:r>
      <w:fldSimple w:instr=" SEQ Table \* ARABIC ">
        <w:r>
          <w:rPr>
            <w:noProof/>
          </w:rPr>
          <w:t>6</w:t>
        </w:r>
      </w:fldSimple>
      <w:r>
        <w:t>: simple interaction model with count as dependent variable</w:t>
      </w:r>
    </w:p>
    <w:p w14:paraId="015141DE" w14:textId="6BADEAA6" w:rsidR="000E3392" w:rsidRPr="00F44313" w:rsidRDefault="00F44313" w:rsidP="00DB1FEC">
      <w:pPr>
        <w:pStyle w:val="BodyText"/>
      </w:pPr>
      <w:r>
        <w:t xml:space="preserve">In </w:t>
      </w:r>
      <w:r w:rsidR="009D3094">
        <w:t>M</w:t>
      </w:r>
      <w:r>
        <w:t>odel</w:t>
      </w:r>
      <w:r w:rsidR="009D3094">
        <w:t xml:space="preserve"> 4</w:t>
      </w:r>
      <w:r>
        <w:t xml:space="preserve"> all coefficients are highly significant, with a negative interaction term. This suggests that within the EU, even if two regions have similar researcher density, wealthier regions use shadow libraries more. The difference between rich and poor regions is </w:t>
      </w:r>
      <w:r w:rsidR="005A0E79">
        <w:t>s</w:t>
      </w:r>
      <w:r>
        <w:t>ignificant, and diminishes with wealth only slightly.</w:t>
      </w:r>
    </w:p>
    <w:p w14:paraId="4B09968C" w14:textId="6432C736" w:rsidR="00F44313" w:rsidRDefault="00F44313" w:rsidP="009D3094">
      <w:pPr>
        <w:pStyle w:val="BodyText"/>
        <w:jc w:val="center"/>
      </w:pPr>
      <w:r>
        <w:rPr>
          <w:noProof/>
        </w:rPr>
        <w:drawing>
          <wp:inline distT="0" distB="0" distL="0" distR="0" wp14:anchorId="5B45E923" wp14:editId="3BE53BC5">
            <wp:extent cx="4016963" cy="2479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2379" cy="2488554"/>
                    </a:xfrm>
                    <a:prstGeom prst="rect">
                      <a:avLst/>
                    </a:prstGeom>
                  </pic:spPr>
                </pic:pic>
              </a:graphicData>
            </a:graphic>
          </wp:inline>
        </w:drawing>
      </w:r>
    </w:p>
    <w:p w14:paraId="0B1149DF" w14:textId="3A4B80F4" w:rsidR="009D3094" w:rsidRDefault="009D3094" w:rsidP="009D3094">
      <w:pPr>
        <w:pStyle w:val="Caption"/>
      </w:pPr>
      <w:r>
        <w:t xml:space="preserve">Figure </w:t>
      </w:r>
      <w:fldSimple w:instr=" SEQ Figure \* ARABIC ">
        <w:r>
          <w:rPr>
            <w:noProof/>
          </w:rPr>
          <w:t>5</w:t>
        </w:r>
      </w:fldSimple>
      <w:r>
        <w:t>: Interaction effects between GDP_PPS and researcher employment percentage, with count as dependent variable</w:t>
      </w:r>
    </w:p>
    <w:p w14:paraId="3CFBF428" w14:textId="77777777" w:rsidR="00046898" w:rsidRDefault="00046898">
      <w:pPr>
        <w:rPr>
          <w:b/>
          <w:bCs/>
        </w:rPr>
      </w:pPr>
      <w:r>
        <w:rPr>
          <w:b/>
          <w:bCs/>
        </w:rPr>
        <w:br w:type="page"/>
      </w:r>
    </w:p>
    <w:p w14:paraId="501358AE" w14:textId="3D9CA1E7" w:rsidR="000E3392" w:rsidRPr="00046898" w:rsidRDefault="00F44313" w:rsidP="00046898">
      <w:pPr>
        <w:rPr>
          <w:b/>
          <w:bCs/>
          <w:sz w:val="24"/>
          <w:szCs w:val="24"/>
        </w:rPr>
      </w:pPr>
      <w:r w:rsidRPr="00046898">
        <w:rPr>
          <w:b/>
          <w:bCs/>
          <w:sz w:val="24"/>
          <w:szCs w:val="24"/>
        </w:rPr>
        <w:lastRenderedPageBreak/>
        <w:t>Discussion</w:t>
      </w:r>
    </w:p>
    <w:p w14:paraId="5DC059E0" w14:textId="4F0F643D" w:rsidR="000129EE" w:rsidRDefault="000129EE" w:rsidP="000129EE"/>
    <w:p w14:paraId="1C8548C9" w14:textId="59AF5E69" w:rsidR="000129EE" w:rsidRPr="005A0E79" w:rsidRDefault="000129EE" w:rsidP="005A0E79">
      <w:pPr>
        <w:jc w:val="both"/>
        <w:rPr>
          <w:sz w:val="24"/>
          <w:szCs w:val="24"/>
        </w:rPr>
      </w:pPr>
      <w:r w:rsidRPr="005A0E79">
        <w:rPr>
          <w:sz w:val="24"/>
          <w:szCs w:val="24"/>
        </w:rPr>
        <w:t>The European models are in line with our global models and suggest that similar logics are in place within the European Union as globally. We identified two main drivers of the demand of pirated knowledge: the presence of knowledge</w:t>
      </w:r>
      <w:ins w:id="45" w:author="Daniel Antal" w:date="2020-04-20T13:21:00Z">
        <w:r w:rsidR="00354E75">
          <w:rPr>
            <w:sz w:val="24"/>
            <w:szCs w:val="24"/>
          </w:rPr>
          <w:t>-</w:t>
        </w:r>
      </w:ins>
      <w:del w:id="46" w:author="Daniel Antal" w:date="2020-04-20T13:21:00Z">
        <w:r w:rsidRPr="005A0E79" w:rsidDel="00354E75">
          <w:rPr>
            <w:sz w:val="24"/>
            <w:szCs w:val="24"/>
          </w:rPr>
          <w:delText xml:space="preserve"> </w:delText>
        </w:r>
      </w:del>
      <w:r w:rsidRPr="005A0E79">
        <w:rPr>
          <w:sz w:val="24"/>
          <w:szCs w:val="24"/>
        </w:rPr>
        <w:t>intensive economic activity</w:t>
      </w:r>
      <w:del w:id="47" w:author="Daniel Antal" w:date="2020-04-20T13:21:00Z">
        <w:r w:rsidRPr="005A0E79" w:rsidDel="00354E75">
          <w:rPr>
            <w:sz w:val="24"/>
            <w:szCs w:val="24"/>
          </w:rPr>
          <w:delText>,</w:delText>
        </w:r>
      </w:del>
      <w:r w:rsidRPr="005A0E79">
        <w:rPr>
          <w:sz w:val="24"/>
          <w:szCs w:val="24"/>
        </w:rPr>
        <w:t xml:space="preserve"> and wealth. Just as in the </w:t>
      </w:r>
      <w:ins w:id="48" w:author="Daniel Antal" w:date="2020-04-20T13:21:00Z">
        <w:r w:rsidR="00354E75">
          <w:rPr>
            <w:sz w:val="24"/>
            <w:szCs w:val="24"/>
          </w:rPr>
          <w:t xml:space="preserve">case of the </w:t>
        </w:r>
      </w:ins>
      <w:r w:rsidRPr="005A0E79">
        <w:rPr>
          <w:sz w:val="24"/>
          <w:szCs w:val="24"/>
        </w:rPr>
        <w:t>global models, the number of researchers sets the baseline demand: the production of knowledge requires knowledge. However</w:t>
      </w:r>
      <w:r w:rsidR="005A0E79" w:rsidRPr="005A0E79">
        <w:rPr>
          <w:sz w:val="24"/>
          <w:szCs w:val="24"/>
        </w:rPr>
        <w:t>,</w:t>
      </w:r>
      <w:r w:rsidRPr="005A0E79">
        <w:rPr>
          <w:sz w:val="24"/>
          <w:szCs w:val="24"/>
        </w:rPr>
        <w:t xml:space="preserve"> the wealth</w:t>
      </w:r>
      <w:r w:rsidR="005A0E79" w:rsidRPr="005A0E79">
        <w:rPr>
          <w:sz w:val="24"/>
          <w:szCs w:val="24"/>
        </w:rPr>
        <w:t>-</w:t>
      </w:r>
      <w:r w:rsidRPr="005A0E79">
        <w:rPr>
          <w:sz w:val="24"/>
          <w:szCs w:val="24"/>
        </w:rPr>
        <w:t>related infrastructural limitations do not translate into relatively higher shad</w:t>
      </w:r>
      <w:r w:rsidR="005A0E79" w:rsidRPr="005A0E79">
        <w:rPr>
          <w:sz w:val="24"/>
          <w:szCs w:val="24"/>
        </w:rPr>
        <w:t>o</w:t>
      </w:r>
      <w:r w:rsidRPr="005A0E79">
        <w:rPr>
          <w:sz w:val="24"/>
          <w:szCs w:val="24"/>
        </w:rPr>
        <w:t>w library use, because wealth also defines a knowledge absorption capacity. Researchers in less wealthy regions may face hurdles more important than legal access: lack of time, the need to do second and third jobs to sustain themselves. Also</w:t>
      </w:r>
      <w:r w:rsidR="005A0E79" w:rsidRPr="005A0E79">
        <w:rPr>
          <w:sz w:val="24"/>
          <w:szCs w:val="24"/>
        </w:rPr>
        <w:t>,</w:t>
      </w:r>
      <w:r w:rsidRPr="005A0E79">
        <w:rPr>
          <w:sz w:val="24"/>
          <w:szCs w:val="24"/>
        </w:rPr>
        <w:t xml:space="preserve"> many of them see less usefulness of a predominantly English language shadow library, if their educational and research activities are not intended to the </w:t>
      </w:r>
      <w:del w:id="49" w:author="Daniel Antal" w:date="2020-04-20T13:21:00Z">
        <w:r w:rsidRPr="005A0E79" w:rsidDel="00BA7BFF">
          <w:rPr>
            <w:sz w:val="24"/>
            <w:szCs w:val="24"/>
          </w:rPr>
          <w:delText>English speaking</w:delText>
        </w:r>
      </w:del>
      <w:ins w:id="50" w:author="Daniel Antal" w:date="2020-04-20T13:21:00Z">
        <w:r w:rsidR="00BA7BFF" w:rsidRPr="005A0E79">
          <w:rPr>
            <w:sz w:val="24"/>
            <w:szCs w:val="24"/>
          </w:rPr>
          <w:t>English-speaking</w:t>
        </w:r>
      </w:ins>
      <w:r w:rsidRPr="005A0E79">
        <w:rPr>
          <w:sz w:val="24"/>
          <w:szCs w:val="24"/>
        </w:rPr>
        <w:t xml:space="preserve"> </w:t>
      </w:r>
      <w:r w:rsidR="00FB6C3C" w:rsidRPr="005A0E79">
        <w:rPr>
          <w:sz w:val="24"/>
          <w:szCs w:val="24"/>
        </w:rPr>
        <w:t xml:space="preserve">global market. </w:t>
      </w:r>
    </w:p>
    <w:p w14:paraId="22FC9466" w14:textId="3815FA55" w:rsidR="00FB6C3C" w:rsidRPr="005A0E79" w:rsidRDefault="00FB6C3C" w:rsidP="000129EE">
      <w:pPr>
        <w:rPr>
          <w:sz w:val="24"/>
          <w:szCs w:val="24"/>
        </w:rPr>
      </w:pPr>
      <w:r w:rsidRPr="005A0E79">
        <w:rPr>
          <w:sz w:val="24"/>
          <w:szCs w:val="24"/>
        </w:rPr>
        <w:t>We have also seen that wealth growth has a positive, but slightly diminishing effect on shadow library use: some of the wealth probably sustains infrastructures which better cater for the extra demand.</w:t>
      </w:r>
    </w:p>
    <w:p w14:paraId="38268239" w14:textId="35A5B7F0" w:rsidR="005A0E79" w:rsidRDefault="005A0E79">
      <w:pPr>
        <w:rPr>
          <w:rFonts w:asciiTheme="majorHAnsi" w:eastAsiaTheme="majorEastAsia" w:hAnsiTheme="majorHAnsi" w:cstheme="majorBidi"/>
          <w:color w:val="5B9BD5" w:themeColor="accent1"/>
          <w:sz w:val="32"/>
          <w:szCs w:val="32"/>
        </w:rPr>
      </w:pPr>
    </w:p>
    <w:p w14:paraId="0ACB5E4E" w14:textId="7B02DEB3" w:rsidR="00364511" w:rsidRDefault="008D58B8" w:rsidP="00364511">
      <w:pPr>
        <w:pStyle w:val="Heading2"/>
        <w:numPr>
          <w:ilvl w:val="1"/>
          <w:numId w:val="3"/>
        </w:numPr>
        <w:rPr>
          <w:b w:val="0"/>
          <w:bCs w:val="0"/>
        </w:rPr>
      </w:pPr>
      <w:r>
        <w:rPr>
          <w:b w:val="0"/>
          <w:bCs w:val="0"/>
        </w:rPr>
        <w:t xml:space="preserve">Inductive </w:t>
      </w:r>
      <w:r w:rsidR="00364511" w:rsidRPr="00364511">
        <w:rPr>
          <w:b w:val="0"/>
          <w:bCs w:val="0"/>
        </w:rPr>
        <w:t>models</w:t>
      </w:r>
    </w:p>
    <w:p w14:paraId="2CAE0C89" w14:textId="385E8EA9" w:rsidR="00364511" w:rsidRDefault="00364511" w:rsidP="00A1050C">
      <w:pPr>
        <w:pStyle w:val="BodyText"/>
        <w:jc w:val="both"/>
      </w:pPr>
      <w:r>
        <w:t>So far</w:t>
      </w:r>
      <w:r w:rsidR="008D58B8">
        <w:t>,</w:t>
      </w:r>
      <w:r>
        <w:t xml:space="preserve"> we have been replicating the global models within the EU. The richer dataset, however, allows us to switch modelling approaches, and look for patters in the data on w</w:t>
      </w:r>
      <w:r w:rsidR="005A0E79">
        <w:t>h</w:t>
      </w:r>
      <w:r>
        <w:t>ich new hypotheses can be formulated.</w:t>
      </w:r>
      <w:r w:rsidR="008D58B8">
        <w:t xml:space="preserve"> First, we looked at the spatial autocorrelation of data, then we used different approaches to find new patterns in the data.</w:t>
      </w:r>
    </w:p>
    <w:p w14:paraId="1E93CDF3" w14:textId="77777777" w:rsidR="005A0E79" w:rsidRPr="009D3094" w:rsidRDefault="005A0E79" w:rsidP="009D3094">
      <w:pPr>
        <w:rPr>
          <w:b/>
          <w:bCs/>
        </w:rPr>
      </w:pPr>
    </w:p>
    <w:p w14:paraId="12431333" w14:textId="77777777" w:rsidR="008D58B8" w:rsidRDefault="008D58B8" w:rsidP="009D3094">
      <w:r w:rsidRPr="009D3094">
        <w:rPr>
          <w:b/>
          <w:bCs/>
        </w:rPr>
        <w:t>4.2.1. Spatial autocorrelation</w:t>
      </w:r>
    </w:p>
    <w:p w14:paraId="5C368E72" w14:textId="484F77A6" w:rsidR="008D58B8" w:rsidRPr="00A1050C" w:rsidRDefault="008D58B8" w:rsidP="00A1050C">
      <w:pPr>
        <w:jc w:val="both"/>
        <w:rPr>
          <w:sz w:val="24"/>
          <w:szCs w:val="24"/>
        </w:rPr>
      </w:pPr>
      <w:r w:rsidRPr="00A1050C">
        <w:rPr>
          <w:sz w:val="24"/>
          <w:szCs w:val="24"/>
        </w:rPr>
        <w:t xml:space="preserve">The analysis of spatial autocorrelation reveals if shadow library usage is geographically clustered, for example, because the underlying social, economic activities are also </w:t>
      </w:r>
      <w:r w:rsidR="00A1050C">
        <w:rPr>
          <w:sz w:val="24"/>
          <w:szCs w:val="24"/>
        </w:rPr>
        <w:t>clustering</w:t>
      </w:r>
      <w:r w:rsidRPr="00A1050C">
        <w:rPr>
          <w:sz w:val="24"/>
          <w:szCs w:val="24"/>
        </w:rPr>
        <w:t xml:space="preserve">, or because user communities are clustered (for linguistic reasons, or because the knowledge about shadow libraries dissipates in close-knit trust networks). </w:t>
      </w:r>
      <w:ins w:id="51" w:author="Daniel Antal" w:date="2020-04-20T13:23:00Z">
        <w:r w:rsidR="0057664A">
          <w:rPr>
            <w:sz w:val="24"/>
            <w:szCs w:val="24"/>
          </w:rPr>
          <w:t xml:space="preserve">The ability to examine spatial autocorrelation </w:t>
        </w:r>
        <w:r w:rsidR="0057664A">
          <w:rPr>
            <w:sz w:val="24"/>
            <w:szCs w:val="24"/>
          </w:rPr>
          <w:t xml:space="preserve">is an important check on the robustness of our </w:t>
        </w:r>
        <w:r w:rsidR="0057664A">
          <w:rPr>
            <w:sz w:val="24"/>
            <w:szCs w:val="24"/>
          </w:rPr>
          <w:t>methodology.  Given that we do not have access to individual downloader data, only territorial aggregates of downloads,</w:t>
        </w:r>
      </w:ins>
      <w:ins w:id="52" w:author="Daniel Antal" w:date="2020-04-20T13:24:00Z">
        <w:r w:rsidR="00FF7178">
          <w:rPr>
            <w:sz w:val="24"/>
            <w:szCs w:val="24"/>
          </w:rPr>
          <w:t xml:space="preserve"> we want to make sure that downloading in geographical space is not happening randomly. </w:t>
        </w:r>
      </w:ins>
      <w:r w:rsidRPr="00A1050C">
        <w:rPr>
          <w:sz w:val="24"/>
          <w:szCs w:val="24"/>
        </w:rPr>
        <w:t>We have examined the spatial autocorrelation using the `</w:t>
      </w:r>
      <w:proofErr w:type="spellStart"/>
      <w:r w:rsidRPr="00A1050C">
        <w:rPr>
          <w:sz w:val="24"/>
          <w:szCs w:val="24"/>
        </w:rPr>
        <w:t>spdep</w:t>
      </w:r>
      <w:proofErr w:type="spellEnd"/>
      <w:r w:rsidRPr="00A1050C">
        <w:rPr>
          <w:sz w:val="24"/>
          <w:szCs w:val="24"/>
        </w:rPr>
        <w:t xml:space="preserve">` package of </w:t>
      </w:r>
      <w:proofErr w:type="spellStart"/>
      <w:r w:rsidRPr="00A1050C">
        <w:rPr>
          <w:sz w:val="24"/>
          <w:szCs w:val="24"/>
        </w:rPr>
        <w:t>Bivand</w:t>
      </w:r>
      <w:proofErr w:type="spellEnd"/>
      <w:r w:rsidRPr="00A1050C">
        <w:rPr>
          <w:sz w:val="24"/>
          <w:szCs w:val="24"/>
        </w:rPr>
        <w:t xml:space="preserve">, </w:t>
      </w:r>
      <w:proofErr w:type="spellStart"/>
      <w:r w:rsidRPr="00A1050C">
        <w:rPr>
          <w:sz w:val="24"/>
          <w:szCs w:val="24"/>
        </w:rPr>
        <w:t>Pebesma</w:t>
      </w:r>
      <w:proofErr w:type="spellEnd"/>
      <w:r w:rsidRPr="00A1050C">
        <w:rPr>
          <w:sz w:val="24"/>
          <w:szCs w:val="24"/>
        </w:rPr>
        <w:t xml:space="preserve"> and Gomez-Rubio.</w:t>
      </w:r>
    </w:p>
    <w:p w14:paraId="1EBDE9F0" w14:textId="244D9ED2" w:rsidR="008D58B8" w:rsidRPr="00A1050C" w:rsidRDefault="008D58B8" w:rsidP="00A1050C">
      <w:pPr>
        <w:jc w:val="both"/>
        <w:rPr>
          <w:sz w:val="24"/>
          <w:szCs w:val="24"/>
        </w:rPr>
      </w:pPr>
      <w:r w:rsidRPr="00A1050C">
        <w:rPr>
          <w:sz w:val="24"/>
          <w:szCs w:val="24"/>
        </w:rPr>
        <w:t xml:space="preserve">In the case of the download count variable, Moran's I statistic takes the value of 0.042 with a p-value of 0.094, so we can only reject the randomness of downloads at a 90% significance level. The positive z value means that the downloads are clustering, i.e. NUTS2 regions with high </w:t>
      </w:r>
      <w:r w:rsidRPr="00A1050C">
        <w:rPr>
          <w:sz w:val="24"/>
          <w:szCs w:val="24"/>
        </w:rPr>
        <w:lastRenderedPageBreak/>
        <w:t xml:space="preserve">download numbers tend to be neighbors of NUTS2 regions with high download numbers.  </w:t>
      </w:r>
      <w:r w:rsidR="00A1050C">
        <w:rPr>
          <w:sz w:val="24"/>
          <w:szCs w:val="24"/>
        </w:rPr>
        <w:t>I</w:t>
      </w:r>
      <w:r w:rsidRPr="00A1050C">
        <w:rPr>
          <w:sz w:val="24"/>
          <w:szCs w:val="24"/>
        </w:rPr>
        <w:t>f we run the same test on the GDP adjusted by purchasing power standard, we see a very similar level of spatial autocorrelation</w:t>
      </w:r>
      <w:r w:rsidR="00A1050C">
        <w:rPr>
          <w:sz w:val="24"/>
          <w:szCs w:val="24"/>
        </w:rPr>
        <w:t>:</w:t>
      </w:r>
      <w:r w:rsidR="00A1050C" w:rsidRPr="00A1050C">
        <w:rPr>
          <w:sz w:val="24"/>
          <w:szCs w:val="24"/>
        </w:rPr>
        <w:t xml:space="preserve"> Moran's I statistic </w:t>
      </w:r>
      <w:r w:rsidR="00A1050C">
        <w:rPr>
          <w:sz w:val="24"/>
          <w:szCs w:val="24"/>
        </w:rPr>
        <w:t xml:space="preserve">is </w:t>
      </w:r>
      <w:r w:rsidRPr="00A1050C">
        <w:rPr>
          <w:sz w:val="24"/>
          <w:szCs w:val="24"/>
        </w:rPr>
        <w:t>0.044017, p-value = 0.077</w:t>
      </w:r>
      <w:r w:rsidR="00A1050C" w:rsidRPr="00A1050C">
        <w:rPr>
          <w:sz w:val="24"/>
          <w:szCs w:val="24"/>
        </w:rPr>
        <w:t>.</w:t>
      </w:r>
    </w:p>
    <w:p w14:paraId="2A4C2810" w14:textId="25EE81A4" w:rsidR="00F37F05" w:rsidRPr="00A1050C" w:rsidDel="00E10615" w:rsidRDefault="00F37F05" w:rsidP="00A1050C">
      <w:pPr>
        <w:jc w:val="both"/>
        <w:rPr>
          <w:del w:id="53" w:author="Daniel Antal" w:date="2020-04-20T13:26:00Z"/>
          <w:sz w:val="24"/>
          <w:szCs w:val="24"/>
        </w:rPr>
      </w:pPr>
      <w:r w:rsidRPr="00A1050C">
        <w:rPr>
          <w:sz w:val="24"/>
          <w:szCs w:val="24"/>
        </w:rPr>
        <w:t>The results, at least on the NUTS2 level do not point to well-defined download centers within Europe, and their strong similarity with how GDP is geographically distributed</w:t>
      </w:r>
      <w:r w:rsidR="00A1050C">
        <w:rPr>
          <w:sz w:val="24"/>
          <w:szCs w:val="24"/>
        </w:rPr>
        <w:t>,</w:t>
      </w:r>
      <w:r w:rsidRPr="00A1050C">
        <w:rPr>
          <w:sz w:val="24"/>
          <w:szCs w:val="24"/>
        </w:rPr>
        <w:t xml:space="preserve"> suggests that, as expected, similar social, economic factors may be behind the phenomena.</w:t>
      </w:r>
      <w:ins w:id="54" w:author="Daniel Antal" w:date="2020-04-20T13:22:00Z">
        <w:r w:rsidR="00257D00">
          <w:rPr>
            <w:sz w:val="24"/>
            <w:szCs w:val="24"/>
          </w:rPr>
          <w:t xml:space="preserve"> </w:t>
        </w:r>
      </w:ins>
      <w:ins w:id="55" w:author="Daniel Antal" w:date="2020-04-20T13:25:00Z">
        <w:r w:rsidR="006C6554">
          <w:rPr>
            <w:sz w:val="24"/>
            <w:szCs w:val="24"/>
          </w:rPr>
          <w:t xml:space="preserve"> It is unlikely that downloads follow a random pattern, but the relatively low significance </w:t>
        </w:r>
        <w:r w:rsidR="005F5DF8">
          <w:rPr>
            <w:sz w:val="24"/>
            <w:szCs w:val="24"/>
          </w:rPr>
          <w:t xml:space="preserve">levels show that using territorially aggregated data, which may inhibit noise due to the inexact location of IP addresses, </w:t>
        </w:r>
      </w:ins>
      <w:ins w:id="56" w:author="Daniel Antal" w:date="2020-04-20T13:26:00Z">
        <w:r w:rsidR="00E10615">
          <w:rPr>
            <w:sz w:val="24"/>
            <w:szCs w:val="24"/>
          </w:rPr>
          <w:t>does not as solid conclusions as an anonymous, well-sampled individual data set would allow.</w:t>
        </w:r>
      </w:ins>
    </w:p>
    <w:p w14:paraId="53289E57" w14:textId="7093378F" w:rsidR="008D58B8" w:rsidRPr="00A1050C" w:rsidRDefault="008D58B8" w:rsidP="00E10615">
      <w:pPr>
        <w:jc w:val="both"/>
        <w:rPr>
          <w:sz w:val="24"/>
          <w:szCs w:val="24"/>
        </w:rPr>
        <w:pPrChange w:id="57" w:author="Daniel Antal" w:date="2020-04-20T13:26:00Z">
          <w:pPr/>
        </w:pPrChange>
      </w:pPr>
    </w:p>
    <w:p w14:paraId="5AC750B9" w14:textId="40CF420F" w:rsidR="00D8648B" w:rsidRPr="009D3094" w:rsidRDefault="00D8648B" w:rsidP="009D3094">
      <w:pPr>
        <w:rPr>
          <w:b/>
          <w:bCs/>
        </w:rPr>
      </w:pPr>
      <w:r w:rsidRPr="009D3094">
        <w:rPr>
          <w:b/>
          <w:bCs/>
        </w:rPr>
        <w:t>4.2.2. Random forest models</w:t>
      </w:r>
    </w:p>
    <w:p w14:paraId="7960D147" w14:textId="1377D772" w:rsidR="00A1050C" w:rsidRDefault="00E10615" w:rsidP="00C03D2E">
      <w:pPr>
        <w:jc w:val="both"/>
        <w:rPr>
          <w:sz w:val="24"/>
          <w:szCs w:val="24"/>
        </w:rPr>
      </w:pPr>
      <w:ins w:id="58" w:author="Daniel Antal" w:date="2020-04-20T13:26:00Z">
        <w:r>
          <w:rPr>
            <w:sz w:val="24"/>
            <w:szCs w:val="24"/>
          </w:rPr>
          <w:t xml:space="preserve">We originally ran random forest models </w:t>
        </w:r>
      </w:ins>
      <w:del w:id="59" w:author="Daniel Antal" w:date="2020-04-20T13:26:00Z">
        <w:r w:rsidR="00D8648B" w:rsidRPr="00A1050C" w:rsidDel="00E10615">
          <w:rPr>
            <w:sz w:val="24"/>
            <w:szCs w:val="24"/>
          </w:rPr>
          <w:delText>Next</w:delText>
        </w:r>
        <w:r w:rsidR="00A1050C" w:rsidDel="00E10615">
          <w:rPr>
            <w:sz w:val="24"/>
            <w:szCs w:val="24"/>
          </w:rPr>
          <w:delText>,</w:delText>
        </w:r>
        <w:r w:rsidR="00D8648B" w:rsidRPr="00A1050C" w:rsidDel="00E10615">
          <w:rPr>
            <w:sz w:val="24"/>
            <w:szCs w:val="24"/>
          </w:rPr>
          <w:delText xml:space="preserve"> we run a number of random forest models, </w:delText>
        </w:r>
      </w:del>
      <w:r w:rsidR="00D8648B" w:rsidRPr="00A1050C">
        <w:rPr>
          <w:sz w:val="24"/>
          <w:szCs w:val="24"/>
        </w:rPr>
        <w:t>to identify which variables</w:t>
      </w:r>
      <w:del w:id="60" w:author="Daniel Antal" w:date="2020-04-20T13:26:00Z">
        <w:r w:rsidR="00D8648B" w:rsidRPr="00A1050C" w:rsidDel="00E10615">
          <w:rPr>
            <w:sz w:val="24"/>
            <w:szCs w:val="24"/>
          </w:rPr>
          <w:delText>,</w:delText>
        </w:r>
      </w:del>
      <w:r w:rsidR="00D8648B" w:rsidRPr="00A1050C">
        <w:rPr>
          <w:sz w:val="24"/>
          <w:szCs w:val="24"/>
        </w:rPr>
        <w:t xml:space="preserve"> out of the 50 available</w:t>
      </w:r>
      <w:del w:id="61" w:author="Daniel Antal" w:date="2020-04-20T13:26:00Z">
        <w:r w:rsidR="00D8648B" w:rsidRPr="00A1050C" w:rsidDel="00E10615">
          <w:rPr>
            <w:sz w:val="24"/>
            <w:szCs w:val="24"/>
          </w:rPr>
          <w:delText>,</w:delText>
        </w:r>
      </w:del>
      <w:r w:rsidR="00D8648B" w:rsidRPr="00A1050C">
        <w:rPr>
          <w:sz w:val="24"/>
          <w:szCs w:val="24"/>
        </w:rPr>
        <w:t xml:space="preserve"> may play an important role in explaining downloads. </w:t>
      </w:r>
      <w:ins w:id="62" w:author="Daniel Antal" w:date="2020-04-20T13:27:00Z">
        <w:r>
          <w:rPr>
            <w:sz w:val="24"/>
            <w:szCs w:val="24"/>
          </w:rPr>
          <w:t xml:space="preserve">The use of machine learning models is </w:t>
        </w:r>
        <w:r w:rsidR="00EE4B5E">
          <w:rPr>
            <w:sz w:val="24"/>
            <w:szCs w:val="24"/>
          </w:rPr>
          <w:t xml:space="preserve">a good practice in variable selection when we do not have a well-established hypothesis among pre-selected social variables. </w:t>
        </w:r>
      </w:ins>
      <w:r w:rsidR="00D8648B" w:rsidRPr="00A1050C">
        <w:rPr>
          <w:sz w:val="24"/>
          <w:szCs w:val="24"/>
        </w:rPr>
        <w:t xml:space="preserve">In a series of models, not reported here, we </w:t>
      </w:r>
      <w:ins w:id="63" w:author="Daniel Antal" w:date="2020-04-20T13:27:00Z">
        <w:r w:rsidR="008A7606">
          <w:rPr>
            <w:sz w:val="24"/>
            <w:szCs w:val="24"/>
          </w:rPr>
          <w:t>first narro</w:t>
        </w:r>
      </w:ins>
      <w:ins w:id="64" w:author="Daniel Antal" w:date="2020-04-20T13:28:00Z">
        <w:r w:rsidR="008A7606">
          <w:rPr>
            <w:sz w:val="24"/>
            <w:szCs w:val="24"/>
          </w:rPr>
          <w:t xml:space="preserve">wed down the basic geographical and demographic forces </w:t>
        </w:r>
        <w:r w:rsidR="00C03D2E">
          <w:rPr>
            <w:sz w:val="24"/>
            <w:szCs w:val="24"/>
          </w:rPr>
          <w:t xml:space="preserve">attracting higher download counts, such as the land area, population and population density, or researcher population density of the regions. </w:t>
        </w:r>
      </w:ins>
      <w:del w:id="65" w:author="Daniel Antal" w:date="2020-04-20T13:28:00Z">
        <w:r w:rsidR="00D8648B" w:rsidRPr="00A1050C" w:rsidDel="00C03D2E">
          <w:rPr>
            <w:sz w:val="24"/>
            <w:szCs w:val="24"/>
          </w:rPr>
          <w:delText xml:space="preserve">identified that the raw download counts are heavily dependent on basic geographical and demographical forces, such as the land area of the region, the size of population, and number of researchers in the region. </w:delText>
        </w:r>
      </w:del>
      <w:ins w:id="66" w:author="Daniel Antal" w:date="2020-04-20T13:29:00Z">
        <w:r w:rsidR="00C03D2E">
          <w:rPr>
            <w:sz w:val="24"/>
            <w:szCs w:val="24"/>
          </w:rPr>
          <w:t xml:space="preserve"> We also </w:t>
        </w:r>
        <w:r w:rsidR="00C52DB2">
          <w:rPr>
            <w:sz w:val="24"/>
            <w:szCs w:val="24"/>
          </w:rPr>
          <w:t>normalized count with land area, population and researcher count to get a deeper insight into the non-trivial social factors that attract a heavier reliance o</w:t>
        </w:r>
      </w:ins>
      <w:ins w:id="67" w:author="Daniel Antal" w:date="2020-04-20T13:30:00Z">
        <w:r w:rsidR="00C52DB2">
          <w:rPr>
            <w:sz w:val="24"/>
            <w:szCs w:val="24"/>
          </w:rPr>
          <w:t>n</w:t>
        </w:r>
      </w:ins>
      <w:ins w:id="68" w:author="Daniel Antal" w:date="2020-04-20T13:29:00Z">
        <w:r w:rsidR="00C52DB2">
          <w:rPr>
            <w:sz w:val="24"/>
            <w:szCs w:val="24"/>
          </w:rPr>
          <w:t xml:space="preserve"> the research black market.</w:t>
        </w:r>
      </w:ins>
    </w:p>
    <w:p w14:paraId="74657DA3" w14:textId="4DB183A4" w:rsidR="00D8648B" w:rsidRPr="00A1050C" w:rsidRDefault="00C56F6C" w:rsidP="00630583">
      <w:pPr>
        <w:jc w:val="both"/>
        <w:rPr>
          <w:sz w:val="24"/>
          <w:szCs w:val="24"/>
        </w:rPr>
      </w:pPr>
      <w:r w:rsidRPr="00A1050C">
        <w:rPr>
          <w:sz w:val="24"/>
          <w:szCs w:val="24"/>
        </w:rPr>
        <w:t>In the second round we r</w:t>
      </w:r>
      <w:r w:rsidR="00E77FF9" w:rsidRPr="00A1050C">
        <w:rPr>
          <w:sz w:val="24"/>
          <w:szCs w:val="24"/>
        </w:rPr>
        <w:t>a</w:t>
      </w:r>
      <w:r w:rsidRPr="00A1050C">
        <w:rPr>
          <w:sz w:val="24"/>
          <w:szCs w:val="24"/>
        </w:rPr>
        <w:t xml:space="preserve">n the random forest algorithms on </w:t>
      </w:r>
      <w:ins w:id="69" w:author="Daniel Antal" w:date="2020-04-20T13:30:00Z">
        <w:r w:rsidR="00C52DB2">
          <w:rPr>
            <w:sz w:val="24"/>
            <w:szCs w:val="24"/>
          </w:rPr>
          <w:t xml:space="preserve">the various forms of the count </w:t>
        </w:r>
        <w:r w:rsidR="00630583">
          <w:rPr>
            <w:sz w:val="24"/>
            <w:szCs w:val="24"/>
          </w:rPr>
          <w:t xml:space="preserve">data </w:t>
        </w:r>
      </w:ins>
      <w:del w:id="70" w:author="Daniel Antal" w:date="2020-04-20T13:30:00Z">
        <w:r w:rsidRPr="00A1050C" w:rsidDel="00630583">
          <w:rPr>
            <w:sz w:val="24"/>
            <w:szCs w:val="24"/>
          </w:rPr>
          <w:delText>these normalized variables</w:delText>
        </w:r>
        <w:r w:rsidR="00E77FF9" w:rsidRPr="00A1050C" w:rsidDel="00630583">
          <w:rPr>
            <w:sz w:val="24"/>
            <w:szCs w:val="24"/>
          </w:rPr>
          <w:delText>,</w:delText>
        </w:r>
        <w:r w:rsidRPr="00A1050C" w:rsidDel="00630583">
          <w:rPr>
            <w:sz w:val="24"/>
            <w:szCs w:val="24"/>
          </w:rPr>
          <w:delText xml:space="preserve"> </w:delText>
        </w:r>
      </w:del>
      <w:r w:rsidRPr="00A1050C">
        <w:rPr>
          <w:sz w:val="24"/>
          <w:szCs w:val="24"/>
        </w:rPr>
        <w:t xml:space="preserve">to identify the most important we turned our attention to social, cultural and economic variables. Since the outcome of these models do not differ substantially, here we only report the results of the </w:t>
      </w:r>
      <w:r w:rsidR="001E17D6">
        <w:rPr>
          <w:sz w:val="24"/>
          <w:szCs w:val="24"/>
        </w:rPr>
        <w:t xml:space="preserve">models which take the </w:t>
      </w:r>
      <w:r w:rsidRPr="00A1050C">
        <w:rPr>
          <w:sz w:val="24"/>
          <w:szCs w:val="24"/>
        </w:rPr>
        <w:t>per capita downloads</w:t>
      </w:r>
      <w:r w:rsidR="001E17D6">
        <w:rPr>
          <w:sz w:val="24"/>
          <w:szCs w:val="24"/>
        </w:rPr>
        <w:t xml:space="preserve"> as the dependent variable</w:t>
      </w:r>
      <w:r w:rsidR="001E17D6">
        <w:rPr>
          <w:rStyle w:val="FootnoteReference"/>
          <w:sz w:val="24"/>
          <w:szCs w:val="24"/>
        </w:rPr>
        <w:footnoteReference w:id="14"/>
      </w:r>
      <w:r w:rsidR="001E17D6">
        <w:rPr>
          <w:sz w:val="24"/>
          <w:szCs w:val="24"/>
        </w:rPr>
        <w:t>.</w:t>
      </w:r>
      <w:r w:rsidRPr="00A1050C">
        <w:rPr>
          <w:sz w:val="24"/>
          <w:szCs w:val="24"/>
        </w:rPr>
        <w:t xml:space="preserve"> For the purposes of the modeling, </w:t>
      </w:r>
      <w:r w:rsidR="00D8648B" w:rsidRPr="00A1050C">
        <w:rPr>
          <w:sz w:val="24"/>
          <w:szCs w:val="24"/>
        </w:rPr>
        <w:t>we scaled the variables to unit variance, so that they have equal weight in the variable selection process.</w:t>
      </w:r>
    </w:p>
    <w:p w14:paraId="4C86B11A" w14:textId="7A1D184E" w:rsidR="00E77FF9" w:rsidRPr="00A1050C" w:rsidRDefault="00E77FF9" w:rsidP="00E77FF9">
      <w:pPr>
        <w:jc w:val="center"/>
        <w:rPr>
          <w:sz w:val="24"/>
          <w:szCs w:val="24"/>
        </w:rPr>
      </w:pPr>
      <w:r w:rsidRPr="00A1050C">
        <w:rPr>
          <w:noProof/>
          <w:sz w:val="24"/>
          <w:szCs w:val="24"/>
        </w:rPr>
        <w:lastRenderedPageBreak/>
        <w:drawing>
          <wp:inline distT="0" distB="0" distL="0" distR="0" wp14:anchorId="493A57C1" wp14:editId="5E4564D9">
            <wp:extent cx="3687704" cy="227584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2636" cy="2285055"/>
                    </a:xfrm>
                    <a:prstGeom prst="rect">
                      <a:avLst/>
                    </a:prstGeom>
                  </pic:spPr>
                </pic:pic>
              </a:graphicData>
            </a:graphic>
          </wp:inline>
        </w:drawing>
      </w:r>
    </w:p>
    <w:p w14:paraId="5DDD0468" w14:textId="08828A24" w:rsidR="001E7E7E" w:rsidRPr="00A1050C" w:rsidRDefault="001E7E7E" w:rsidP="008D58B8">
      <w:pPr>
        <w:rPr>
          <w:b/>
          <w:bCs/>
          <w:sz w:val="24"/>
          <w:szCs w:val="24"/>
        </w:rPr>
      </w:pPr>
    </w:p>
    <w:p w14:paraId="547B2631" w14:textId="77777777" w:rsidR="00630583" w:rsidRDefault="00E77FF9" w:rsidP="00D1724C">
      <w:pPr>
        <w:jc w:val="both"/>
        <w:rPr>
          <w:ins w:id="71" w:author="Daniel Antal" w:date="2020-04-20T13:30:00Z"/>
          <w:sz w:val="24"/>
          <w:szCs w:val="24"/>
        </w:rPr>
      </w:pPr>
      <w:r w:rsidRPr="00A1050C">
        <w:rPr>
          <w:sz w:val="24"/>
          <w:szCs w:val="24"/>
        </w:rPr>
        <w:t xml:space="preserve">The feature importance graph </w:t>
      </w:r>
      <w:r w:rsidR="00C56F6C" w:rsidRPr="00A1050C">
        <w:rPr>
          <w:sz w:val="24"/>
          <w:szCs w:val="24"/>
        </w:rPr>
        <w:t xml:space="preserve">identifies the share of researchers in the workforce, </w:t>
      </w:r>
      <w:r w:rsidRPr="00A1050C">
        <w:rPr>
          <w:sz w:val="24"/>
          <w:szCs w:val="24"/>
        </w:rPr>
        <w:t xml:space="preserve">GPD per capita in purchasing </w:t>
      </w:r>
      <w:r w:rsidR="00D1724C">
        <w:rPr>
          <w:sz w:val="24"/>
          <w:szCs w:val="24"/>
        </w:rPr>
        <w:t>p</w:t>
      </w:r>
      <w:r w:rsidRPr="00A1050C">
        <w:rPr>
          <w:sz w:val="24"/>
          <w:szCs w:val="24"/>
        </w:rPr>
        <w:t>arity units, disposable income; internet use for banking, R&amp;D activity; the share of educated population, and shares of science and technology</w:t>
      </w:r>
      <w:r w:rsidR="00D1724C">
        <w:rPr>
          <w:sz w:val="24"/>
          <w:szCs w:val="24"/>
        </w:rPr>
        <w:t>,</w:t>
      </w:r>
      <w:r w:rsidRPr="00A1050C">
        <w:rPr>
          <w:sz w:val="24"/>
          <w:szCs w:val="24"/>
        </w:rPr>
        <w:t xml:space="preserve"> and highly skilled workforce.</w:t>
      </w:r>
    </w:p>
    <w:p w14:paraId="0F7B24F2" w14:textId="0D465EEE" w:rsidR="00E77FF9" w:rsidRPr="00A1050C" w:rsidRDefault="00630583" w:rsidP="00D26118">
      <w:pPr>
        <w:jc w:val="both"/>
        <w:rPr>
          <w:sz w:val="24"/>
          <w:szCs w:val="24"/>
        </w:rPr>
      </w:pPr>
      <w:ins w:id="72" w:author="Daniel Antal" w:date="2020-04-20T13:30:00Z">
        <w:r>
          <w:rPr>
            <w:sz w:val="24"/>
            <w:szCs w:val="24"/>
          </w:rPr>
          <w:t xml:space="preserve">The advantage of a </w:t>
        </w:r>
      </w:ins>
      <w:ins w:id="73" w:author="Daniel Antal" w:date="2020-04-20T13:31:00Z">
        <w:r>
          <w:rPr>
            <w:sz w:val="24"/>
            <w:szCs w:val="24"/>
          </w:rPr>
          <w:t xml:space="preserve">tuned random forest model is that it allows the systematic </w:t>
        </w:r>
        <w:r w:rsidR="00D26118">
          <w:rPr>
            <w:sz w:val="24"/>
            <w:szCs w:val="24"/>
          </w:rPr>
          <w:t xml:space="preserve">selection and comparison of 1, 2, 3 explanatory variables, even when they are highly correlated, such as the last </w:t>
        </w:r>
      </w:ins>
      <w:del w:id="74" w:author="Daniel Antal" w:date="2020-04-20T13:31:00Z">
        <w:r w:rsidR="00C56F6C" w:rsidRPr="00A1050C" w:rsidDel="00D26118">
          <w:rPr>
            <w:sz w:val="24"/>
            <w:szCs w:val="24"/>
          </w:rPr>
          <w:delText xml:space="preserve"> </w:delText>
        </w:r>
        <w:r w:rsidR="00E77FF9" w:rsidRPr="00A1050C" w:rsidDel="00D26118">
          <w:rPr>
            <w:sz w:val="24"/>
            <w:szCs w:val="24"/>
          </w:rPr>
          <w:delText xml:space="preserve">These variables are often refer to the same thing, or are highly correlated, such as the last </w:delText>
        </w:r>
      </w:del>
      <w:r w:rsidR="00E77FF9" w:rsidRPr="00A1050C">
        <w:rPr>
          <w:sz w:val="24"/>
          <w:szCs w:val="24"/>
        </w:rPr>
        <w:t>three variables</w:t>
      </w:r>
      <w:ins w:id="75" w:author="Daniel Antal" w:date="2020-04-20T13:31:00Z">
        <w:r w:rsidR="00D26118">
          <w:rPr>
            <w:sz w:val="24"/>
            <w:szCs w:val="24"/>
          </w:rPr>
          <w:t xml:space="preserve"> in the chart</w:t>
        </w:r>
      </w:ins>
      <w:r w:rsidR="00E77FF9" w:rsidRPr="00A1050C">
        <w:rPr>
          <w:sz w:val="24"/>
          <w:szCs w:val="24"/>
        </w:rPr>
        <w:t xml:space="preserve">. </w:t>
      </w:r>
      <w:r w:rsidR="00D1724C">
        <w:rPr>
          <w:sz w:val="24"/>
          <w:szCs w:val="24"/>
        </w:rPr>
        <w:t xml:space="preserve"> </w:t>
      </w:r>
      <w:r w:rsidR="00E77FF9" w:rsidRPr="00A1050C">
        <w:rPr>
          <w:sz w:val="24"/>
          <w:szCs w:val="24"/>
        </w:rPr>
        <w:t xml:space="preserve">It is also clear, that the random forest approach did not reveal significant new variables to consider.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69ADBB95" w:rsidR="00D1724C" w:rsidRDefault="00D1724C" w:rsidP="00292A3B">
      <w:pPr>
        <w:jc w:val="both"/>
        <w:rPr>
          <w:sz w:val="24"/>
          <w:szCs w:val="24"/>
        </w:rPr>
      </w:pPr>
      <w:r>
        <w:rPr>
          <w:sz w:val="24"/>
          <w:szCs w:val="24"/>
        </w:rPr>
        <w:t xml:space="preserve">In our earlier work on scholarly piracy, we have conducted a supply side analysis. That work established that a significant chunk of the shadow library supply is not available in digital formats, and a significant share of the </w:t>
      </w:r>
      <w:r w:rsidR="00292A3B">
        <w:rPr>
          <w:sz w:val="24"/>
          <w:szCs w:val="24"/>
        </w:rPr>
        <w:t>downloads concentrate on such legally inaccessible works. This offered a simplistic hypothesis: shadow library usage is mostly driven by market failures and the lack of convenient, digital legal access alternatives.</w:t>
      </w:r>
    </w:p>
    <w:p w14:paraId="4902413C" w14:textId="5D7C2FD2" w:rsidR="00292A3B" w:rsidRDefault="00292A3B" w:rsidP="00292A3B">
      <w:pPr>
        <w:jc w:val="both"/>
        <w:rPr>
          <w:sz w:val="24"/>
          <w:szCs w:val="24"/>
        </w:rPr>
      </w:pPr>
      <w:r>
        <w:rPr>
          <w:sz w:val="24"/>
          <w:szCs w:val="24"/>
        </w:rPr>
        <w:t xml:space="preserve">In our present work we offer a more detailed and elaborate picture on piratical demand of scholarly works. </w:t>
      </w:r>
      <w:r w:rsidR="00D9013C">
        <w:rPr>
          <w:sz w:val="24"/>
          <w:szCs w:val="24"/>
        </w:rPr>
        <w:t xml:space="preserve">Using similar models to explain global differences in shadow library use on a country level, and a more fine-grained analysis of scholarly piracy within the EU we arrive to similar conclusions. </w:t>
      </w:r>
    </w:p>
    <w:p w14:paraId="00437E62" w14:textId="516FA65E" w:rsidR="00D9013C" w:rsidRDefault="00D9013C" w:rsidP="00292A3B">
      <w:pPr>
        <w:jc w:val="both"/>
        <w:rPr>
          <w:sz w:val="24"/>
          <w:szCs w:val="24"/>
        </w:rPr>
      </w:pPr>
      <w:r>
        <w:rPr>
          <w:sz w:val="24"/>
          <w:szCs w:val="24"/>
        </w:rPr>
        <w:t xml:space="preserve">Scholarly literature is a special information good. It is mainly used as an input for knowledge-intensive social and economic activities: (higher) education, and research and development. Its consumers are almost exclusively highly educated, who possess some online proficiency to access often concealed shadow libraries. For the same reasons they can safely be assumed to be aware of the legal and ethical dilemmas around the illicit access of copyrighted scholarly publishing. </w:t>
      </w:r>
    </w:p>
    <w:p w14:paraId="2316A71A" w14:textId="605C9394" w:rsidR="003F4907" w:rsidRDefault="00D9013C" w:rsidP="00292A3B">
      <w:pPr>
        <w:jc w:val="both"/>
        <w:rPr>
          <w:sz w:val="24"/>
          <w:szCs w:val="24"/>
        </w:rPr>
      </w:pPr>
      <w:r>
        <w:rPr>
          <w:sz w:val="24"/>
          <w:szCs w:val="24"/>
        </w:rPr>
        <w:lastRenderedPageBreak/>
        <w:t xml:space="preserve">We have found two significant demand drivers of scholarly piracy: wealth and the size of knowledge-intensive sector. Contrary to </w:t>
      </w:r>
      <w:del w:id="76" w:author="Daniel Antal" w:date="2020-04-20T13:32:00Z">
        <w:r w:rsidDel="00514B23">
          <w:rPr>
            <w:sz w:val="24"/>
            <w:szCs w:val="24"/>
          </w:rPr>
          <w:delText>p</w:delText>
        </w:r>
      </w:del>
      <w:r>
        <w:rPr>
          <w:sz w:val="24"/>
          <w:szCs w:val="24"/>
        </w:rPr>
        <w:t xml:space="preserve">our initial, somewhat naïve assumption, we have found that </w:t>
      </w:r>
      <w:r w:rsidR="00CD78D7">
        <w:rPr>
          <w:sz w:val="24"/>
          <w:szCs w:val="24"/>
        </w:rPr>
        <w:t xml:space="preserve">wealth and piracy is positively correlated. Free-to access piratical resources are used more in richer 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49058A91" w:rsidR="003F4907" w:rsidRDefault="003F4907" w:rsidP="00292A3B">
      <w:pPr>
        <w:jc w:val="both"/>
        <w:rPr>
          <w:sz w:val="24"/>
          <w:szCs w:val="24"/>
        </w:rPr>
      </w:pPr>
      <w:r>
        <w:rPr>
          <w:sz w:val="24"/>
          <w:szCs w:val="24"/>
        </w:rPr>
        <w:t xml:space="preserve">In this article we have offered two alternative explanations. First, we have offered a model to differentiate the effect of wealth on knowledge demand at different levels of economic development. In our global models we have shown that in low income countries extra wealth has a much greater impact on shadow library demand than in high income </w:t>
      </w:r>
      <w:commentRangeStart w:id="77"/>
      <w:r>
        <w:rPr>
          <w:sz w:val="24"/>
          <w:szCs w:val="24"/>
        </w:rPr>
        <w:t>countries</w:t>
      </w:r>
      <w:commentRangeEnd w:id="77"/>
      <w:r w:rsidR="005A76A1">
        <w:rPr>
          <w:rStyle w:val="CommentReference"/>
        </w:rPr>
        <w:commentReference w:id="77"/>
      </w:r>
      <w:r>
        <w:rPr>
          <w:sz w:val="24"/>
          <w:szCs w:val="24"/>
        </w:rPr>
        <w:t xml:space="preserve">.  This may have to be related to the mechanics of extra spending on knowledge intensive sectors. In low income countries extra spending increases demand, as it expands the scope and amount of potential demand; while in high income countries extra spending may result in better legal supply infrastructures, rather further expansion of demand. </w:t>
      </w:r>
    </w:p>
    <w:p w14:paraId="70FC830D" w14:textId="1442C3F4" w:rsidR="009B4554" w:rsidRDefault="003F4907" w:rsidP="00292A3B">
      <w:pPr>
        <w:jc w:val="both"/>
        <w:rPr>
          <w:sz w:val="24"/>
          <w:szCs w:val="24"/>
        </w:rPr>
      </w:pPr>
      <w:r>
        <w:rPr>
          <w:sz w:val="24"/>
          <w:szCs w:val="24"/>
        </w:rPr>
        <w:t xml:space="preserve">Second, our </w:t>
      </w:r>
      <w:r w:rsidR="0060121A">
        <w:rPr>
          <w:sz w:val="24"/>
          <w:szCs w:val="24"/>
        </w:rPr>
        <w:t xml:space="preserve">European </w:t>
      </w:r>
      <w:r>
        <w:rPr>
          <w:sz w:val="24"/>
          <w:szCs w:val="24"/>
        </w:rPr>
        <w:t xml:space="preserve">models suggest </w:t>
      </w:r>
      <w:r w:rsidR="0060121A">
        <w:rPr>
          <w:sz w:val="24"/>
          <w:szCs w:val="24"/>
        </w:rPr>
        <w:t xml:space="preserve">there are </w:t>
      </w:r>
      <w:r w:rsidR="00CD78D7">
        <w:rPr>
          <w:sz w:val="24"/>
          <w:szCs w:val="24"/>
        </w:rPr>
        <w:t>other</w:t>
      </w:r>
      <w:r w:rsidR="0060121A">
        <w:rPr>
          <w:sz w:val="24"/>
          <w:szCs w:val="24"/>
        </w:rPr>
        <w:t>,</w:t>
      </w:r>
      <w:r w:rsidR="00CD78D7">
        <w:rPr>
          <w:sz w:val="24"/>
          <w:szCs w:val="24"/>
        </w:rPr>
        <w:t xml:space="preserve"> social, economic factors, which limit the capacity to use and absorb freely accessible knowledge in the knowledge intensive sectors of poorer regions. </w:t>
      </w:r>
      <w:r w:rsidR="0060121A">
        <w:rPr>
          <w:sz w:val="24"/>
          <w:szCs w:val="24"/>
        </w:rPr>
        <w:t>Even if the size of the knowledge intensive sector is comparable to those in richer regions, poorer regions face constraints which limit their ability to use and absorb kno</w:t>
      </w:r>
      <w:r w:rsidR="009B4554">
        <w:rPr>
          <w:sz w:val="24"/>
          <w:szCs w:val="24"/>
        </w:rPr>
        <w:t>w</w:t>
      </w:r>
      <w:r w:rsidR="0060121A">
        <w:rPr>
          <w:sz w:val="24"/>
          <w:szCs w:val="24"/>
        </w:rPr>
        <w:t>l</w:t>
      </w:r>
      <w:r w:rsidR="009B4554">
        <w:rPr>
          <w:sz w:val="24"/>
          <w:szCs w:val="24"/>
        </w:rPr>
        <w:t>ed</w:t>
      </w:r>
      <w:r w:rsidR="0060121A">
        <w:rPr>
          <w:sz w:val="24"/>
          <w:szCs w:val="24"/>
        </w:rPr>
        <w:t xml:space="preserve">ge from freely accessible resources. </w:t>
      </w:r>
      <w:r w:rsidR="009B4554">
        <w:rPr>
          <w:sz w:val="24"/>
          <w:szCs w:val="24"/>
        </w:rPr>
        <w:t>We can rely on our personal experiences to identify some of these factors: lack of free time, the need to work 2-3 jobs to make a living, which limits the capacity to fully exploit such resources, the focus and orientation of scientific and educational activities which prioritize local knowledge in local languages underserved by a predominantly English language global shadow library, etc.</w:t>
      </w:r>
    </w:p>
    <w:p w14:paraId="6064254E" w14:textId="3CEB88F0" w:rsidR="009B4554" w:rsidRDefault="009B4554" w:rsidP="00292A3B">
      <w:pPr>
        <w:jc w:val="both"/>
        <w:rPr>
          <w:sz w:val="24"/>
          <w:szCs w:val="24"/>
        </w:rPr>
      </w:pPr>
      <w:r>
        <w:rPr>
          <w:sz w:val="24"/>
          <w:szCs w:val="24"/>
        </w:rPr>
        <w:t xml:space="preserve">These findings can also serve as a warning to the global open access movement gaining momentum. Open access, legal or piratical, is hardly a panacea, and access to knowledge is </w:t>
      </w:r>
      <w:del w:id="78" w:author="Daniel Antal" w:date="2020-04-20T13:34:00Z">
        <w:r w:rsidDel="00F773B0">
          <w:rPr>
            <w:sz w:val="24"/>
            <w:szCs w:val="24"/>
          </w:rPr>
          <w:delText>no</w:delText>
        </w:r>
      </w:del>
      <w:ins w:id="79" w:author="Daniel Antal" w:date="2020-04-20T13:34:00Z">
        <w:r w:rsidR="00F773B0">
          <w:rPr>
            <w:sz w:val="24"/>
            <w:szCs w:val="24"/>
          </w:rPr>
          <w:t>not</w:t>
        </w:r>
      </w:ins>
      <w:r>
        <w:rPr>
          <w:sz w:val="24"/>
          <w:szCs w:val="24"/>
        </w:rPr>
        <w:t xml:space="preserve"> the only, and as our study shows, potentially not even the most important hurdle in front of local knowledge intensive social and economic activities. Access is only one aspect which defines the global dissemination, and the local use and usefulness of knowledge. A lot depends on the local conditions which ultimately define how much of the freely accessible knowledge can be absorbed and utilized by local individual and institutional actors. </w:t>
      </w:r>
    </w:p>
    <w:p w14:paraId="5F311E8A" w14:textId="032E5A26" w:rsidR="009B4554" w:rsidRPr="00A1050C" w:rsidRDefault="009B4554" w:rsidP="00292A3B">
      <w:pPr>
        <w:jc w:val="both"/>
        <w:rPr>
          <w:sz w:val="24"/>
          <w:szCs w:val="24"/>
        </w:rPr>
      </w:pPr>
      <w:r>
        <w:rPr>
          <w:sz w:val="24"/>
          <w:szCs w:val="24"/>
        </w:rPr>
        <w:t xml:space="preserve">This study has many limitations. The data it relies on is relatively dated. The geolocation of download data may be inaccurate due to a number of factors: the inaccuracy of IP address-to-geolocation dataset, our inability to fully detect and isolate clandestine traffic via VPNs, and TOR network, and automated traffic via bots and scrapers. We wish we had better datasets to separate different forms of demand: educational uses from university networks, R&amp;D related demand by economic actors, and </w:t>
      </w:r>
      <w:r w:rsidR="00E51E85">
        <w:rPr>
          <w:sz w:val="24"/>
          <w:szCs w:val="24"/>
        </w:rPr>
        <w:t>university research. Hopefully we’ll be able to address these issues in further work.</w:t>
      </w:r>
    </w:p>
    <w:p w14:paraId="64625CD7" w14:textId="77777777" w:rsidR="00364511" w:rsidRPr="00A1050C" w:rsidRDefault="00364511" w:rsidP="00364511">
      <w:pPr>
        <w:pStyle w:val="BodyText"/>
      </w:pPr>
    </w:p>
    <w:p w14:paraId="4A69E9A7" w14:textId="77777777" w:rsidR="0080054C" w:rsidRPr="00A1050C" w:rsidRDefault="0080054C" w:rsidP="00DB1FEC">
      <w:pPr>
        <w:pStyle w:val="BodyText"/>
      </w:pPr>
    </w:p>
    <w:p w14:paraId="45C73895" w14:textId="77777777" w:rsidR="00C50742" w:rsidRPr="00A1050C" w:rsidRDefault="00C50742" w:rsidP="00E433F7">
      <w:pPr>
        <w:jc w:val="both"/>
        <w:rPr>
          <w:sz w:val="24"/>
          <w:szCs w:val="24"/>
        </w:rPr>
      </w:pP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6DC5CE71" w14:textId="77777777" w:rsidR="0050605B" w:rsidRPr="0050605B" w:rsidRDefault="00FA3DD4" w:rsidP="0050605B">
      <w:pPr>
        <w:pStyle w:val="Bibliography"/>
        <w:rPr>
          <w:rFonts w:ascii="Calibri" w:hAnsi="Calibri"/>
        </w:rPr>
      </w:pPr>
      <w:r>
        <w:rPr>
          <w:bCs/>
        </w:rPr>
        <w:fldChar w:fldCharType="begin"/>
      </w:r>
      <w:r w:rsidR="007E5769">
        <w:rPr>
          <w:bCs/>
        </w:rPr>
        <w:instrText xml:space="preserve"> ADDIN ZOTERO_BIBL {"uncited":[],"omitted":[],"custom":[]} CSL_BIBLIOGRAPHY </w:instrText>
      </w:r>
      <w:r>
        <w:rPr>
          <w:bCs/>
        </w:rPr>
        <w:fldChar w:fldCharType="separate"/>
      </w:r>
      <w:r w:rsidR="0050605B" w:rsidRPr="0050605B">
        <w:rPr>
          <w:rFonts w:ascii="Calibri" w:hAnsi="Calibri"/>
        </w:rPr>
        <w:t>American Chemical Society v. Sci-Hub d/b/a www.sci-hub.cc, John Doe 1-99. 2017 1–3. United States District Court for the Eastern District of Virginia Alexandria Division.</w:t>
      </w:r>
    </w:p>
    <w:p w14:paraId="588DB19F" w14:textId="77777777" w:rsidR="0050605B" w:rsidRPr="0050605B" w:rsidRDefault="0050605B" w:rsidP="0050605B">
      <w:pPr>
        <w:pStyle w:val="Bibliography"/>
        <w:rPr>
          <w:rFonts w:ascii="Calibri" w:hAnsi="Calibri"/>
        </w:rPr>
      </w:pPr>
      <w:r w:rsidRPr="0050605B">
        <w:rPr>
          <w:rFonts w:ascii="Calibri" w:hAnsi="Calibri"/>
        </w:rPr>
        <w:t xml:space="preserve">Androcec, Darko. 2017. “Analysis of Sci-Hub Downloads of Computer Science Papers.” </w:t>
      </w:r>
      <w:r w:rsidRPr="0050605B">
        <w:rPr>
          <w:rFonts w:ascii="Calibri" w:hAnsi="Calibri"/>
          <w:i/>
          <w:iCs/>
        </w:rPr>
        <w:t>Acta Univ. Sapientiae, Informatica</w:t>
      </w:r>
      <w:r w:rsidRPr="0050605B">
        <w:rPr>
          <w:rFonts w:ascii="Calibri" w:hAnsi="Calibri"/>
        </w:rPr>
        <w:t xml:space="preserve"> 9 (1): 83–96.</w:t>
      </w:r>
    </w:p>
    <w:p w14:paraId="4EE4023E" w14:textId="77777777" w:rsidR="0050605B" w:rsidRPr="0050605B" w:rsidRDefault="0050605B" w:rsidP="0050605B">
      <w:pPr>
        <w:pStyle w:val="Bibliography"/>
        <w:rPr>
          <w:rFonts w:ascii="Calibri" w:hAnsi="Calibri"/>
        </w:rPr>
      </w:pPr>
      <w:r w:rsidRPr="0050605B">
        <w:rPr>
          <w:rFonts w:ascii="Calibri" w:hAnsi="Calibri"/>
        </w:rPr>
        <w:t xml:space="preserve">Armstrong, C., J. De Beer, D. Kawooya, A. Prabhala, and T. Schonwetter. 2010. </w:t>
      </w:r>
      <w:r w:rsidRPr="0050605B">
        <w:rPr>
          <w:rFonts w:ascii="Calibri" w:hAnsi="Calibri"/>
          <w:i/>
          <w:iCs/>
        </w:rPr>
        <w:t>Access to Knowledge in Africa: The Role of Copyright</w:t>
      </w:r>
      <w:r w:rsidRPr="0050605B">
        <w:rPr>
          <w:rFonts w:ascii="Calibri" w:hAnsi="Calibri"/>
        </w:rPr>
        <w:t>. Uct Pubns. http://books.google.com/books?hl=en&amp;amp;lr=&amp;amp;id=mzoPtBoQkEcC&amp;amp;oi=fnd&amp;amp;pg=PR5&amp;amp;dq=vera+franz+a2k+mit&amp;amp;ots=EFQceWqCSH&amp;amp;sig=Jirm604ts2dxnSNGpc83_A7AiZg.</w:t>
      </w:r>
    </w:p>
    <w:p w14:paraId="1C36EA6E" w14:textId="77777777" w:rsidR="0050605B" w:rsidRPr="0050605B" w:rsidRDefault="0050605B" w:rsidP="0050605B">
      <w:pPr>
        <w:pStyle w:val="Bibliography"/>
        <w:rPr>
          <w:rFonts w:ascii="Calibri" w:hAnsi="Calibri"/>
        </w:rPr>
      </w:pPr>
      <w:r w:rsidRPr="0050605B">
        <w:rPr>
          <w:rFonts w:ascii="Calibri" w:hAnsi="Calibri"/>
        </w:rPr>
        <w:t>Babutsidze, Zakaria. 2016. “Pirated Economics.”</w:t>
      </w:r>
    </w:p>
    <w:p w14:paraId="01CC32A4" w14:textId="77777777" w:rsidR="0050605B" w:rsidRPr="0050605B" w:rsidRDefault="0050605B" w:rsidP="0050605B">
      <w:pPr>
        <w:pStyle w:val="Bibliography"/>
        <w:rPr>
          <w:rFonts w:ascii="Calibri" w:hAnsi="Calibri"/>
        </w:rPr>
      </w:pPr>
      <w:r w:rsidRPr="0050605B">
        <w:rPr>
          <w:rFonts w:ascii="Calibri" w:hAnsi="Calibri"/>
        </w:rPr>
        <w:t xml:space="preserve">Barczak, Gloria. 2017. “Academic Piracy.” </w:t>
      </w:r>
      <w:r w:rsidRPr="0050605B">
        <w:rPr>
          <w:rFonts w:ascii="Calibri" w:hAnsi="Calibri"/>
          <w:i/>
          <w:iCs/>
        </w:rPr>
        <w:t>Journal of Product Innovation Management</w:t>
      </w:r>
      <w:r w:rsidRPr="0050605B">
        <w:rPr>
          <w:rFonts w:ascii="Calibri" w:hAnsi="Calibri"/>
        </w:rPr>
        <w:t xml:space="preserve"> 34 (6): 716–17. https://doi.org/10.1111/jpim.12422.</w:t>
      </w:r>
    </w:p>
    <w:p w14:paraId="11BF654B" w14:textId="77777777" w:rsidR="0050605B" w:rsidRPr="0050605B" w:rsidRDefault="0050605B" w:rsidP="0050605B">
      <w:pPr>
        <w:pStyle w:val="Bibliography"/>
        <w:rPr>
          <w:rFonts w:ascii="Calibri" w:hAnsi="Calibri"/>
        </w:rPr>
      </w:pPr>
      <w:r w:rsidRPr="0050605B">
        <w:rPr>
          <w:rFonts w:ascii="Calibri" w:hAnsi="Calibri"/>
        </w:rPr>
        <w:t>Barok, Dušan, Josephine Berry, Balázs Bodó, Sean Dockray, Kenneth Goldsmith, Anthony Iles, Lawrence Liang, et al. 2015. “In Solidarity with Library Genesis and Sci-Hub.” Http://Custodians.Online/. 2015. http://custodians.online/.</w:t>
      </w:r>
    </w:p>
    <w:p w14:paraId="769DAC10" w14:textId="77777777" w:rsidR="0050605B" w:rsidRPr="0050605B" w:rsidRDefault="0050605B" w:rsidP="0050605B">
      <w:pPr>
        <w:pStyle w:val="Bibliography"/>
        <w:rPr>
          <w:rFonts w:ascii="Calibri" w:hAnsi="Calibri"/>
        </w:rPr>
      </w:pPr>
      <w:r w:rsidRPr="0050605B">
        <w:rPr>
          <w:rFonts w:ascii="Calibri" w:hAnsi="Calibri"/>
        </w:rPr>
        <w:t xml:space="preserve">Bodó, Balázs. 2011. “Coda: A Short History of Book Piracy.” In </w:t>
      </w:r>
      <w:r w:rsidRPr="0050605B">
        <w:rPr>
          <w:rFonts w:ascii="Calibri" w:hAnsi="Calibri"/>
          <w:i/>
          <w:iCs/>
        </w:rPr>
        <w:t>Media Piracy in Emerging Economies</w:t>
      </w:r>
      <w:r w:rsidRPr="0050605B">
        <w:rPr>
          <w:rFonts w:ascii="Calibri" w:hAnsi="Calibri"/>
        </w:rPr>
        <w:t>, edited by Joseph Karaganis. New York: Social Science Research Council.</w:t>
      </w:r>
    </w:p>
    <w:p w14:paraId="19DECD0A" w14:textId="77777777" w:rsidR="0050605B" w:rsidRPr="0050605B" w:rsidRDefault="0050605B" w:rsidP="0050605B">
      <w:pPr>
        <w:pStyle w:val="Bibliography"/>
        <w:rPr>
          <w:rFonts w:ascii="Calibri" w:hAnsi="Calibri"/>
        </w:rPr>
      </w:pPr>
      <w:r w:rsidRPr="0050605B">
        <w:rPr>
          <w:rFonts w:ascii="Calibri" w:hAnsi="Calibri"/>
        </w:rPr>
        <w:t xml:space="preserve">———. 2016. “Pirates in the Library An Inquiry into the Guerilla Open Access Movement.” </w:t>
      </w:r>
      <w:r w:rsidRPr="0050605B">
        <w:rPr>
          <w:rFonts w:ascii="Calibri" w:hAnsi="Calibri"/>
          <w:i/>
          <w:iCs/>
        </w:rPr>
        <w:t>SSRN Electronic Journal</w:t>
      </w:r>
      <w:r w:rsidRPr="0050605B">
        <w:rPr>
          <w:rFonts w:ascii="Calibri" w:hAnsi="Calibri"/>
        </w:rPr>
        <w:t>. https://doi.org/10.2139/ssrn.2816925.</w:t>
      </w:r>
    </w:p>
    <w:p w14:paraId="136CA96A" w14:textId="77777777" w:rsidR="0050605B" w:rsidRPr="0050605B" w:rsidRDefault="0050605B" w:rsidP="0050605B">
      <w:pPr>
        <w:pStyle w:val="Bibliography"/>
        <w:rPr>
          <w:rFonts w:ascii="Calibri" w:hAnsi="Calibri"/>
        </w:rPr>
      </w:pPr>
      <w:r w:rsidRPr="0050605B">
        <w:rPr>
          <w:rFonts w:ascii="Calibri" w:hAnsi="Calibri"/>
        </w:rPr>
        <w:t xml:space="preserve">———. 2018a. “Library Genesis in Numbers: Mapping the Underground Flow of Knowledge.”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AAC0480" w14:textId="77777777" w:rsidR="0050605B" w:rsidRPr="0050605B" w:rsidRDefault="0050605B" w:rsidP="0050605B">
      <w:pPr>
        <w:pStyle w:val="Bibliography"/>
        <w:rPr>
          <w:rFonts w:ascii="Calibri" w:hAnsi="Calibri"/>
        </w:rPr>
      </w:pPr>
      <w:r w:rsidRPr="0050605B">
        <w:rPr>
          <w:rFonts w:ascii="Calibri" w:hAnsi="Calibri"/>
        </w:rPr>
        <w:t xml:space="preserve">———. 2018b. “The Genesis of Library Genesis: The Birth of a Global Scholarly Shadow Library.”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43576CB" w14:textId="77777777" w:rsidR="0050605B" w:rsidRPr="0050605B" w:rsidRDefault="0050605B" w:rsidP="0050605B">
      <w:pPr>
        <w:pStyle w:val="Bibliography"/>
        <w:rPr>
          <w:rFonts w:ascii="Calibri" w:hAnsi="Calibri"/>
        </w:rPr>
      </w:pPr>
      <w:r w:rsidRPr="0050605B">
        <w:rPr>
          <w:rFonts w:ascii="Calibri" w:hAnsi="Calibri"/>
        </w:rPr>
        <w:t xml:space="preserve">Bodó, Balázs, and Zoltán Lakatos. 2012. “Theatrical Distribution and P2P Movie Piracy: A Survey of P2P Networks in Hungary Using Transactional Data.” </w:t>
      </w:r>
      <w:r w:rsidRPr="0050605B">
        <w:rPr>
          <w:rFonts w:ascii="Calibri" w:hAnsi="Calibri"/>
          <w:i/>
          <w:iCs/>
        </w:rPr>
        <w:t>International Journal of Communication</w:t>
      </w:r>
      <w:r w:rsidRPr="0050605B">
        <w:rPr>
          <w:rFonts w:ascii="Calibri" w:hAnsi="Calibri"/>
        </w:rPr>
        <w:t xml:space="preserve"> 6 (1).</w:t>
      </w:r>
    </w:p>
    <w:p w14:paraId="521B30D9" w14:textId="77777777" w:rsidR="0050605B" w:rsidRPr="0050605B" w:rsidRDefault="0050605B" w:rsidP="0050605B">
      <w:pPr>
        <w:pStyle w:val="Bibliography"/>
        <w:rPr>
          <w:rFonts w:ascii="Calibri" w:hAnsi="Calibri"/>
        </w:rPr>
      </w:pPr>
      <w:r w:rsidRPr="0050605B">
        <w:rPr>
          <w:rFonts w:ascii="Calibri" w:hAnsi="Calibri"/>
        </w:rPr>
        <w:t xml:space="preserve">Bohannon, John. 2016. “Who’s Downloading Pirated Papers? Everyone.” </w:t>
      </w:r>
      <w:r w:rsidRPr="0050605B">
        <w:rPr>
          <w:rFonts w:ascii="Calibri" w:hAnsi="Calibri"/>
          <w:i/>
          <w:iCs/>
        </w:rPr>
        <w:t>Science</w:t>
      </w:r>
      <w:r w:rsidRPr="0050605B">
        <w:rPr>
          <w:rFonts w:ascii="Calibri" w:hAnsi="Calibri"/>
        </w:rPr>
        <w:t>, 2016. http://www.sciencemag.org/news/2016/04/whos-downloading-pirated-papers-everyone.</w:t>
      </w:r>
    </w:p>
    <w:p w14:paraId="782DCC45" w14:textId="77777777" w:rsidR="0050605B" w:rsidRPr="0050605B" w:rsidRDefault="0050605B" w:rsidP="0050605B">
      <w:pPr>
        <w:pStyle w:val="Bibliography"/>
        <w:rPr>
          <w:rFonts w:ascii="Calibri" w:hAnsi="Calibri"/>
        </w:rPr>
      </w:pPr>
      <w:r w:rsidRPr="0050605B">
        <w:rPr>
          <w:rFonts w:ascii="Calibri" w:hAnsi="Calibri"/>
        </w:rPr>
        <w:t xml:space="preserve">Bruijns, Stevan R, Mmapeladi Maesela, Suniti Sinha, and Megan Banner. 2017. “Poor Access for African Researchers to African Emergency Care Publications: A Cross-Sectional Study.” </w:t>
      </w:r>
      <w:r w:rsidRPr="0050605B">
        <w:rPr>
          <w:rFonts w:ascii="Calibri" w:hAnsi="Calibri"/>
          <w:i/>
          <w:iCs/>
        </w:rPr>
        <w:t>Western Journal of Emergency Medicine</w:t>
      </w:r>
      <w:r w:rsidRPr="0050605B">
        <w:rPr>
          <w:rFonts w:ascii="Calibri" w:hAnsi="Calibri"/>
        </w:rPr>
        <w:t xml:space="preserve"> 18 (6): 1018–24. https://doi.org/10.5811/westjem.2017.8.34930.</w:t>
      </w:r>
    </w:p>
    <w:p w14:paraId="1002724C" w14:textId="77777777" w:rsidR="0050605B" w:rsidRPr="0050605B" w:rsidRDefault="0050605B" w:rsidP="0050605B">
      <w:pPr>
        <w:pStyle w:val="Bibliography"/>
        <w:rPr>
          <w:rFonts w:ascii="Calibri" w:hAnsi="Calibri"/>
        </w:rPr>
      </w:pPr>
      <w:r w:rsidRPr="0050605B">
        <w:rPr>
          <w:rFonts w:ascii="Calibri" w:hAnsi="Calibri"/>
        </w:rPr>
        <w:t xml:space="preserve">Cabanac, Guillaume. 2015. “Bibliogifts in LibGen? A Study of a Text‐sharing Platform Driven by Biblioleaks and Crowdsourcing.” </w:t>
      </w:r>
      <w:r w:rsidRPr="0050605B">
        <w:rPr>
          <w:rFonts w:ascii="Calibri" w:hAnsi="Calibri"/>
          <w:i/>
          <w:iCs/>
        </w:rPr>
        <w:t>Journal of the Association for Information Science and Technology</w:t>
      </w:r>
      <w:r w:rsidRPr="0050605B">
        <w:rPr>
          <w:rFonts w:ascii="Calibri" w:hAnsi="Calibri"/>
        </w:rPr>
        <w:t>.</w:t>
      </w:r>
    </w:p>
    <w:p w14:paraId="48E79192" w14:textId="77777777" w:rsidR="0050605B" w:rsidRPr="0050605B" w:rsidRDefault="0050605B" w:rsidP="0050605B">
      <w:pPr>
        <w:pStyle w:val="Bibliography"/>
        <w:rPr>
          <w:rFonts w:ascii="Calibri" w:hAnsi="Calibri"/>
        </w:rPr>
      </w:pPr>
      <w:r w:rsidRPr="0050605B">
        <w:rPr>
          <w:rFonts w:ascii="Calibri" w:hAnsi="Calibri"/>
        </w:rPr>
        <w:t xml:space="preserve">Camarero, Carmen, Carmen Antón, and Javier Rodríguez. 2014. “Technological and Ethical Antecedents of E-Book Piracy and Price Acceptance: Evidence from the Spanish Case.” </w:t>
      </w:r>
      <w:r w:rsidRPr="0050605B">
        <w:rPr>
          <w:rFonts w:ascii="Calibri" w:hAnsi="Calibri"/>
          <w:i/>
          <w:iCs/>
        </w:rPr>
        <w:t>The Electronic Library</w:t>
      </w:r>
      <w:r w:rsidRPr="0050605B">
        <w:rPr>
          <w:rFonts w:ascii="Calibri" w:hAnsi="Calibri"/>
        </w:rPr>
        <w:t xml:space="preserve"> 32 (4): 542–66.</w:t>
      </w:r>
    </w:p>
    <w:p w14:paraId="76C85E36" w14:textId="77777777" w:rsidR="0050605B" w:rsidRPr="0050605B" w:rsidRDefault="0050605B" w:rsidP="0050605B">
      <w:pPr>
        <w:pStyle w:val="Bibliography"/>
        <w:rPr>
          <w:rFonts w:ascii="Calibri" w:hAnsi="Calibri"/>
        </w:rPr>
      </w:pPr>
      <w:r w:rsidRPr="0050605B">
        <w:rPr>
          <w:rFonts w:ascii="Calibri" w:hAnsi="Calibri"/>
        </w:rPr>
        <w:t xml:space="preserve">Corrales-Reyes, Ibraín Enrique. 2017. “Sci-Hub and Evidence-Based Dentistry: An Ethical Dilemma in Cuba.” </w:t>
      </w:r>
      <w:r w:rsidRPr="0050605B">
        <w:rPr>
          <w:rFonts w:ascii="Calibri" w:hAnsi="Calibri"/>
          <w:i/>
          <w:iCs/>
        </w:rPr>
        <w:t>J Oral Res</w:t>
      </w:r>
      <w:r w:rsidRPr="0050605B">
        <w:rPr>
          <w:rFonts w:ascii="Calibri" w:hAnsi="Calibri"/>
        </w:rPr>
        <w:t xml:space="preserve"> 6 (7): 175. https://doi.org/doi:10.17126/joralres.2017.054.</w:t>
      </w:r>
    </w:p>
    <w:p w14:paraId="7FD32517" w14:textId="77777777" w:rsidR="0050605B" w:rsidRPr="0050605B" w:rsidRDefault="0050605B" w:rsidP="0050605B">
      <w:pPr>
        <w:pStyle w:val="Bibliography"/>
        <w:rPr>
          <w:rFonts w:ascii="Calibri" w:hAnsi="Calibri"/>
        </w:rPr>
      </w:pPr>
      <w:r w:rsidRPr="0050605B">
        <w:rPr>
          <w:rFonts w:ascii="Calibri" w:hAnsi="Calibri"/>
        </w:rPr>
        <w:lastRenderedPageBreak/>
        <w:t>Dalmeet Singh Chawla. 2018. “Sci-Hub Blocked in Russia Following Ruling by Moscow Court.” Chemistry World. December 3, 2018. https://www.chemistryworld.com/news/sci-hub-blocked-in-russia-following-ruling-by-moscow-court/3009838.article.</w:t>
      </w:r>
    </w:p>
    <w:p w14:paraId="6242DDB6" w14:textId="77777777" w:rsidR="0050605B" w:rsidRPr="0050605B" w:rsidRDefault="0050605B" w:rsidP="0050605B">
      <w:pPr>
        <w:pStyle w:val="Bibliography"/>
        <w:rPr>
          <w:rFonts w:ascii="Calibri" w:hAnsi="Calibri"/>
        </w:rPr>
      </w:pPr>
      <w:r w:rsidRPr="0050605B">
        <w:rPr>
          <w:rFonts w:ascii="Calibri" w:hAnsi="Calibri"/>
        </w:rPr>
        <w:t xml:space="preserve">Davis, Philip M, and William H Walters. 2011. “The Impact of Free Access to the Scientific Literature: A Review of Recent Research.” </w:t>
      </w:r>
      <w:r w:rsidRPr="0050605B">
        <w:rPr>
          <w:rFonts w:ascii="Calibri" w:hAnsi="Calibri"/>
          <w:i/>
          <w:iCs/>
        </w:rPr>
        <w:t>Journal of the Medical Library Association: JMLA</w:t>
      </w:r>
      <w:r w:rsidRPr="0050605B">
        <w:rPr>
          <w:rFonts w:ascii="Calibri" w:hAnsi="Calibri"/>
        </w:rPr>
        <w:t xml:space="preserve"> 99 (3): 208.</w:t>
      </w:r>
    </w:p>
    <w:p w14:paraId="3A4080C9" w14:textId="77777777" w:rsidR="0050605B" w:rsidRPr="0050605B" w:rsidRDefault="0050605B" w:rsidP="0050605B">
      <w:pPr>
        <w:pStyle w:val="Bibliography"/>
        <w:rPr>
          <w:rFonts w:ascii="Calibri" w:hAnsi="Calibri"/>
        </w:rPr>
      </w:pPr>
      <w:r w:rsidRPr="0050605B">
        <w:rPr>
          <w:rFonts w:ascii="Calibri" w:hAnsi="Calibri"/>
        </w:rPr>
        <w:t>Elbakyan, Alexandra. 2015. “LETTER Addressed to Judge Robert W. Sweet from Alexandra Elbakyan Re: Clarification of Details. (Ajs).” New York: Elsevier Inc. et al v. Sci-Hub et al, Case No. 1:15-cv-04282-RW.</w:t>
      </w:r>
    </w:p>
    <w:p w14:paraId="5799678D" w14:textId="77777777" w:rsidR="0050605B" w:rsidRPr="0050605B" w:rsidRDefault="0050605B" w:rsidP="0050605B">
      <w:pPr>
        <w:pStyle w:val="Bibliography"/>
        <w:rPr>
          <w:rFonts w:ascii="Calibri" w:hAnsi="Calibri"/>
          <w:lang w:val="nl-NL"/>
        </w:rPr>
      </w:pPr>
      <w:r w:rsidRPr="0050605B">
        <w:rPr>
          <w:rFonts w:ascii="Calibri" w:hAnsi="Calibri"/>
        </w:rPr>
        <w:t xml:space="preserve">———. 2016. “Sci-Hub Is a Goal, Changing the System Is a Method.” </w:t>
      </w:r>
      <w:r w:rsidRPr="0050605B">
        <w:rPr>
          <w:rFonts w:ascii="Calibri" w:hAnsi="Calibri"/>
          <w:lang w:val="nl-NL"/>
        </w:rPr>
        <w:t>Engineuring. 2016. https://engineuring.wordpress.com/2016/03/11/sci-hub-is-a-goal-changing-the-system-is-a-method/.</w:t>
      </w:r>
    </w:p>
    <w:p w14:paraId="33265F78" w14:textId="77777777" w:rsidR="0050605B" w:rsidRPr="0050605B" w:rsidRDefault="0050605B" w:rsidP="0050605B">
      <w:pPr>
        <w:pStyle w:val="Bibliography"/>
        <w:rPr>
          <w:rFonts w:ascii="Calibri" w:hAnsi="Calibri"/>
        </w:rPr>
      </w:pPr>
      <w:r w:rsidRPr="0050605B">
        <w:rPr>
          <w:rFonts w:ascii="Calibri" w:hAnsi="Calibri"/>
        </w:rPr>
        <w:t>Elsevier Inc. et al v. Sci-Hub et al, Case No. 1:15-cv-04282-RW. 2017. UNITED  STATES  DISTRICT  COURT  SOUTHERN  DISTRICT  OF  NEW  YORK.</w:t>
      </w:r>
    </w:p>
    <w:p w14:paraId="622950DD" w14:textId="77777777" w:rsidR="0050605B" w:rsidRPr="0050605B" w:rsidRDefault="0050605B" w:rsidP="0050605B">
      <w:pPr>
        <w:pStyle w:val="Bibliography"/>
        <w:rPr>
          <w:rFonts w:ascii="Calibri" w:hAnsi="Calibri"/>
        </w:rPr>
      </w:pPr>
      <w:r w:rsidRPr="0050605B">
        <w:rPr>
          <w:rFonts w:ascii="Calibri" w:hAnsi="Calibri"/>
        </w:rPr>
        <w:t>Faculty Advisory Council. 2012. “Faculty Advisory Council Memorandum on Journal Pricing.” Cambridge, MA: Harvard University Library. http://isites.harvard.edu/icb/icb.do?keyword=k77982&amp;tabgroupid=icb.tabgroup143448.</w:t>
      </w:r>
    </w:p>
    <w:p w14:paraId="6610190E" w14:textId="77777777" w:rsidR="0050605B" w:rsidRPr="0050605B" w:rsidRDefault="0050605B" w:rsidP="0050605B">
      <w:pPr>
        <w:pStyle w:val="Bibliography"/>
        <w:rPr>
          <w:rFonts w:ascii="Calibri" w:hAnsi="Calibri"/>
        </w:rPr>
      </w:pPr>
      <w:r w:rsidRPr="0050605B">
        <w:rPr>
          <w:rFonts w:ascii="Calibri" w:hAnsi="Calibri"/>
        </w:rPr>
        <w:t xml:space="preserve">Gardner, Carolyn Caffrey, and Gabriel J Gardner. 2017. “Fast and Furious (at Publishers): The Motivations behind Crowdsourced Research Sharing.” </w:t>
      </w:r>
      <w:r w:rsidRPr="0050605B">
        <w:rPr>
          <w:rFonts w:ascii="Calibri" w:hAnsi="Calibri"/>
          <w:i/>
          <w:iCs/>
        </w:rPr>
        <w:t>College &amp; Research Libraries</w:t>
      </w:r>
      <w:r w:rsidRPr="0050605B">
        <w:rPr>
          <w:rFonts w:ascii="Calibri" w:hAnsi="Calibri"/>
        </w:rPr>
        <w:t xml:space="preserve"> 78 (2).</w:t>
      </w:r>
    </w:p>
    <w:p w14:paraId="129E2813" w14:textId="77777777" w:rsidR="0050605B" w:rsidRPr="0050605B" w:rsidRDefault="0050605B" w:rsidP="0050605B">
      <w:pPr>
        <w:pStyle w:val="Bibliography"/>
        <w:rPr>
          <w:rFonts w:ascii="Calibri" w:hAnsi="Calibri"/>
        </w:rPr>
      </w:pPr>
      <w:r w:rsidRPr="0050605B">
        <w:rPr>
          <w:rFonts w:ascii="Calibri" w:hAnsi="Calibri"/>
        </w:rPr>
        <w:t xml:space="preserve">Giblin, Rebecca, Jenny Kennedy, Charlotte Pelletier, Julian Thomas, Kimberlee G Weatherall, and Francois Petitjean. 2019. “What Can 100,000 Books Tell Us about the International Public Library e-Lending Landscape?” </w:t>
      </w:r>
      <w:r w:rsidRPr="0050605B">
        <w:rPr>
          <w:rFonts w:ascii="Calibri" w:hAnsi="Calibri"/>
          <w:i/>
          <w:iCs/>
        </w:rPr>
        <w:t>Forthcoming, Information Research</w:t>
      </w:r>
      <w:r w:rsidRPr="0050605B">
        <w:rPr>
          <w:rFonts w:ascii="Calibri" w:hAnsi="Calibri"/>
        </w:rPr>
        <w:t>.</w:t>
      </w:r>
    </w:p>
    <w:p w14:paraId="5874094A" w14:textId="77777777" w:rsidR="0050605B" w:rsidRPr="0050605B" w:rsidRDefault="0050605B" w:rsidP="0050605B">
      <w:pPr>
        <w:pStyle w:val="Bibliography"/>
        <w:rPr>
          <w:rFonts w:ascii="Calibri" w:hAnsi="Calibri"/>
        </w:rPr>
      </w:pPr>
      <w:r w:rsidRPr="0050605B">
        <w:rPr>
          <w:rFonts w:ascii="Calibri" w:hAnsi="Calibri"/>
        </w:rPr>
        <w:t xml:space="preserve">Greshake, Bastian. 2017. “Looking into Pandora’s Box: The Content of Sci-Hub and Its Usage.” </w:t>
      </w:r>
      <w:r w:rsidRPr="0050605B">
        <w:rPr>
          <w:rFonts w:ascii="Calibri" w:hAnsi="Calibri"/>
          <w:i/>
          <w:iCs/>
        </w:rPr>
        <w:t>F1000Research</w:t>
      </w:r>
      <w:r w:rsidRPr="0050605B">
        <w:rPr>
          <w:rFonts w:ascii="Calibri" w:hAnsi="Calibri"/>
        </w:rPr>
        <w:t xml:space="preserve"> 6 (April): 541. https://doi.org/10.12688/f1000research.11366.1.</w:t>
      </w:r>
    </w:p>
    <w:p w14:paraId="7695320C" w14:textId="77777777" w:rsidR="0050605B" w:rsidRPr="0050605B" w:rsidRDefault="0050605B" w:rsidP="0050605B">
      <w:pPr>
        <w:pStyle w:val="Bibliography"/>
        <w:rPr>
          <w:rFonts w:ascii="Calibri" w:hAnsi="Calibri"/>
        </w:rPr>
      </w:pPr>
      <w:r w:rsidRPr="0050605B">
        <w:rPr>
          <w:rFonts w:ascii="Calibri" w:hAnsi="Calibri"/>
        </w:rPr>
        <w:t xml:space="preserve">Himmelstein, D. S., A. R. Romero, J. G. Levernier, T. A. Munro, S. R. McLaughlin, B. Tzovaras Greshake, and C. S. Greene. 2018. “Sci-Hub Provides Access to Nearly All Scholarly Literature.” </w:t>
      </w:r>
      <w:r w:rsidRPr="0050605B">
        <w:rPr>
          <w:rFonts w:ascii="Calibri" w:hAnsi="Calibri"/>
          <w:i/>
          <w:iCs/>
        </w:rPr>
        <w:t>ELife</w:t>
      </w:r>
      <w:r w:rsidRPr="0050605B">
        <w:rPr>
          <w:rFonts w:ascii="Calibri" w:hAnsi="Calibri"/>
        </w:rPr>
        <w:t xml:space="preserve"> 7. https://doi.org/10.7554/eLife.32822.</w:t>
      </w:r>
    </w:p>
    <w:p w14:paraId="54ADF237" w14:textId="77777777" w:rsidR="0050605B" w:rsidRPr="0050605B" w:rsidRDefault="0050605B" w:rsidP="0050605B">
      <w:pPr>
        <w:pStyle w:val="Bibliography"/>
        <w:rPr>
          <w:rFonts w:ascii="Calibri" w:hAnsi="Calibri"/>
        </w:rPr>
      </w:pPr>
      <w:r w:rsidRPr="0050605B">
        <w:rPr>
          <w:rFonts w:ascii="Calibri" w:hAnsi="Calibri"/>
        </w:rPr>
        <w:t>Holdren, John P. 2013. “Increasing Access to the Results of Federally Funded Scientific Research.” Washington D. C.: Office of Science and Technology Policy, The White House.</w:t>
      </w:r>
    </w:p>
    <w:p w14:paraId="30320B90" w14:textId="77777777" w:rsidR="0050605B" w:rsidRPr="0050605B" w:rsidRDefault="0050605B" w:rsidP="0050605B">
      <w:pPr>
        <w:pStyle w:val="Bibliography"/>
        <w:rPr>
          <w:rFonts w:ascii="Calibri" w:hAnsi="Calibri"/>
        </w:rPr>
      </w:pPr>
      <w:r w:rsidRPr="0050605B">
        <w:rPr>
          <w:rFonts w:ascii="Calibri" w:hAnsi="Calibri"/>
        </w:rPr>
        <w:t>Hungarian Academy of Sciences Electronic Information National Programme Service. 2018. “EISZ - Hungarian Consortium Terminates Negotiations with Elsevier.” 2018. http://eisz.mtak.hu/index.php/en/283-hungarian-consortium-terminates-negotiations-with-elsevier.html.</w:t>
      </w:r>
    </w:p>
    <w:p w14:paraId="0AF25627" w14:textId="77777777" w:rsidR="0050605B" w:rsidRPr="0050605B" w:rsidRDefault="0050605B" w:rsidP="0050605B">
      <w:pPr>
        <w:pStyle w:val="Bibliography"/>
        <w:rPr>
          <w:rFonts w:ascii="Calibri" w:hAnsi="Calibri"/>
        </w:rPr>
      </w:pPr>
      <w:r w:rsidRPr="0050605B">
        <w:rPr>
          <w:rFonts w:ascii="Calibri" w:hAnsi="Calibri"/>
        </w:rPr>
        <w:t xml:space="preserve">Karaganis, Joe, ed. 2018. </w:t>
      </w:r>
      <w:r w:rsidRPr="0050605B">
        <w:rPr>
          <w:rFonts w:ascii="Calibri" w:hAnsi="Calibri"/>
          <w:i/>
          <w:iCs/>
        </w:rPr>
        <w:t>Shadow Libraries - Access to Knowledge in Global Higher Education</w:t>
      </w:r>
      <w:r w:rsidRPr="0050605B">
        <w:rPr>
          <w:rFonts w:ascii="Calibri" w:hAnsi="Calibri"/>
        </w:rPr>
        <w:t>. Cambridge, MA: MIT Press.</w:t>
      </w:r>
    </w:p>
    <w:p w14:paraId="0DDFCA8C" w14:textId="77777777" w:rsidR="0050605B" w:rsidRPr="0050605B" w:rsidRDefault="0050605B" w:rsidP="0050605B">
      <w:pPr>
        <w:pStyle w:val="Bibliography"/>
        <w:rPr>
          <w:rFonts w:ascii="Calibri" w:hAnsi="Calibri"/>
        </w:rPr>
      </w:pPr>
      <w:r w:rsidRPr="0050605B">
        <w:rPr>
          <w:rFonts w:ascii="Calibri" w:hAnsi="Calibri"/>
        </w:rPr>
        <w:t xml:space="preserve">Krikorian, Gaëlle, and Amy Kapczynski, eds. 2010. </w:t>
      </w:r>
      <w:r w:rsidRPr="0050605B">
        <w:rPr>
          <w:rFonts w:ascii="Calibri" w:hAnsi="Calibri"/>
          <w:i/>
          <w:iCs/>
        </w:rPr>
        <w:t>Access to Knowledge in the Age of Intellectual Property</w:t>
      </w:r>
      <w:r w:rsidRPr="0050605B">
        <w:rPr>
          <w:rFonts w:ascii="Calibri" w:hAnsi="Calibri"/>
        </w:rPr>
        <w:t>. Zone Books.</w:t>
      </w:r>
    </w:p>
    <w:p w14:paraId="5D6A0F0F" w14:textId="77777777" w:rsidR="0050605B" w:rsidRPr="0050605B" w:rsidRDefault="0050605B" w:rsidP="0050605B">
      <w:pPr>
        <w:pStyle w:val="Bibliography"/>
        <w:rPr>
          <w:rFonts w:ascii="Calibri" w:hAnsi="Calibri"/>
        </w:rPr>
      </w:pPr>
      <w:r w:rsidRPr="0050605B">
        <w:rPr>
          <w:rFonts w:ascii="Calibri" w:hAnsi="Calibri"/>
        </w:rPr>
        <w:t>Kwon, Diana. 2018. “Universities in Germany and Sweden Lose Access to Elsevier Journals.” TheScientist. 2018. https://www.the-scientist.com/news-opinion/universities-in-germany-and-sweden-lose-access-to-elsevier-journals--64522.</w:t>
      </w:r>
    </w:p>
    <w:p w14:paraId="48D0A71D" w14:textId="77777777" w:rsidR="0050605B" w:rsidRPr="0050605B" w:rsidRDefault="0050605B" w:rsidP="0050605B">
      <w:pPr>
        <w:pStyle w:val="Bibliography"/>
        <w:rPr>
          <w:rFonts w:ascii="Calibri" w:hAnsi="Calibri"/>
        </w:rPr>
      </w:pPr>
      <w:r w:rsidRPr="0050605B">
        <w:rPr>
          <w:rFonts w:ascii="Calibri" w:hAnsi="Calibri"/>
        </w:rPr>
        <w:t xml:space="preserve">Machin-Mastromatteo, Juan D, Alejandro Uribe-Tirado, and Maria E Romero-Ortiz. 2016. “Piracy of Scientific Papers in Latin America: An Analysis of Sci-Hub Usage Data.” </w:t>
      </w:r>
      <w:r w:rsidRPr="0050605B">
        <w:rPr>
          <w:rFonts w:ascii="Calibri" w:hAnsi="Calibri"/>
          <w:i/>
          <w:iCs/>
        </w:rPr>
        <w:t>Information Development</w:t>
      </w:r>
      <w:r w:rsidRPr="0050605B">
        <w:rPr>
          <w:rFonts w:ascii="Calibri" w:hAnsi="Calibri"/>
        </w:rPr>
        <w:t xml:space="preserve"> 32 (5): 1806–14.</w:t>
      </w:r>
    </w:p>
    <w:p w14:paraId="07A7D642" w14:textId="77777777" w:rsidR="0050605B" w:rsidRPr="0050605B" w:rsidRDefault="0050605B" w:rsidP="0050605B">
      <w:pPr>
        <w:pStyle w:val="Bibliography"/>
        <w:rPr>
          <w:rFonts w:ascii="Calibri" w:hAnsi="Calibri"/>
        </w:rPr>
      </w:pPr>
      <w:r w:rsidRPr="0050605B">
        <w:rPr>
          <w:rFonts w:ascii="Calibri" w:hAnsi="Calibri"/>
        </w:rPr>
        <w:t>Mars, Marcell, and Tomislav Medak. 2015. “The System of a Takedown - Control and De-Commodification in the Circuits of Academic Publishing.”</w:t>
      </w:r>
    </w:p>
    <w:p w14:paraId="4CD369D5" w14:textId="77777777" w:rsidR="0050605B" w:rsidRPr="0050605B" w:rsidRDefault="0050605B" w:rsidP="0050605B">
      <w:pPr>
        <w:pStyle w:val="Bibliography"/>
        <w:rPr>
          <w:rFonts w:ascii="Calibri" w:hAnsi="Calibri"/>
        </w:rPr>
      </w:pPr>
      <w:r w:rsidRPr="0050605B">
        <w:rPr>
          <w:rFonts w:ascii="Calibri" w:hAnsi="Calibri"/>
        </w:rPr>
        <w:t>Max Planck Society. 2018. “Max Planck Society Discontinues Agreement with Elsevier; Stands Firm with Projekt DEAL Negotiations - MPDL.” 2018. https://www.mpdl.mpg.de/en/505.</w:t>
      </w:r>
    </w:p>
    <w:p w14:paraId="658FF1A2" w14:textId="77777777" w:rsidR="0050605B" w:rsidRPr="0050605B" w:rsidRDefault="0050605B" w:rsidP="0050605B">
      <w:pPr>
        <w:pStyle w:val="Bibliography"/>
        <w:rPr>
          <w:rFonts w:ascii="Calibri" w:hAnsi="Calibri"/>
        </w:rPr>
      </w:pPr>
      <w:r w:rsidRPr="0050605B">
        <w:rPr>
          <w:rFonts w:ascii="Calibri" w:hAnsi="Calibri"/>
        </w:rPr>
        <w:lastRenderedPageBreak/>
        <w:t xml:space="preserve">Muller, Floriane Sophie, and Pablo Iriarte. 2017. “Measuring the Impact of Piracy and Open Access on the Academic Library Services.” In </w:t>
      </w:r>
      <w:r w:rsidRPr="0050605B">
        <w:rPr>
          <w:rFonts w:ascii="Calibri" w:hAnsi="Calibri"/>
          <w:i/>
          <w:iCs/>
        </w:rPr>
        <w:t>15th Interlending and Document Supply Conference (ILDS) , Paris, 04-06 October, 2017</w:t>
      </w:r>
      <w:r w:rsidRPr="0050605B">
        <w:rPr>
          <w:rFonts w:ascii="Calibri" w:hAnsi="Calibri"/>
        </w:rPr>
        <w:t>. Paris.</w:t>
      </w:r>
    </w:p>
    <w:p w14:paraId="5E35CB36" w14:textId="77777777" w:rsidR="0050605B" w:rsidRPr="0050605B" w:rsidRDefault="0050605B" w:rsidP="0050605B">
      <w:pPr>
        <w:pStyle w:val="Bibliography"/>
        <w:rPr>
          <w:rFonts w:ascii="Calibri" w:hAnsi="Calibri"/>
        </w:rPr>
      </w:pPr>
      <w:r w:rsidRPr="0050605B">
        <w:rPr>
          <w:rFonts w:ascii="Calibri" w:hAnsi="Calibri"/>
        </w:rPr>
        <w:t>Poort, Joost, João Quintais, Martin A. van der Ende, Anastasia Yagafarova, and Mathijs Hageraats. 2018. “Global Online Piracy Study.” Amsterdam: Institute for Information Law, University of Amsterdam.</w:t>
      </w:r>
    </w:p>
    <w:p w14:paraId="50C1BE04" w14:textId="77777777" w:rsidR="0050605B" w:rsidRPr="0050605B" w:rsidRDefault="0050605B" w:rsidP="0050605B">
      <w:pPr>
        <w:pStyle w:val="Bibliography"/>
        <w:rPr>
          <w:rFonts w:ascii="Calibri" w:hAnsi="Calibri"/>
        </w:rPr>
      </w:pPr>
      <w:r w:rsidRPr="0050605B">
        <w:rPr>
          <w:rFonts w:ascii="Calibri" w:hAnsi="Calibri"/>
        </w:rPr>
        <w:t>Reimers, Imke. 2014. “The Effect of Piracy Protection in Book Publishing.” NBER.</w:t>
      </w:r>
    </w:p>
    <w:p w14:paraId="33A392C5" w14:textId="77777777" w:rsidR="0050605B" w:rsidRPr="0050605B" w:rsidRDefault="0050605B" w:rsidP="0050605B">
      <w:pPr>
        <w:pStyle w:val="Bibliography"/>
        <w:rPr>
          <w:rFonts w:ascii="Calibri" w:hAnsi="Calibri"/>
        </w:rPr>
      </w:pPr>
      <w:r w:rsidRPr="0050605B">
        <w:rPr>
          <w:rFonts w:ascii="Calibri" w:hAnsi="Calibri"/>
        </w:rPr>
        <w:t xml:space="preserve">Suber, Peter. 2013. </w:t>
      </w:r>
      <w:r w:rsidRPr="0050605B">
        <w:rPr>
          <w:rFonts w:ascii="Calibri" w:hAnsi="Calibri"/>
          <w:i/>
          <w:iCs/>
        </w:rPr>
        <w:t>Open Access</w:t>
      </w:r>
      <w:r w:rsidRPr="0050605B">
        <w:rPr>
          <w:rFonts w:ascii="Calibri" w:hAnsi="Calibri"/>
        </w:rPr>
        <w:t>. Vol. 1. Cambridge, MA: The MIT Press. https://doi.org/10.1109/ACCESS.2012.2226094.</w:t>
      </w:r>
    </w:p>
    <w:p w14:paraId="254257F3" w14:textId="77777777" w:rsidR="0050605B" w:rsidRPr="0050605B" w:rsidRDefault="0050605B" w:rsidP="0050605B">
      <w:pPr>
        <w:pStyle w:val="Bibliography"/>
        <w:rPr>
          <w:rFonts w:ascii="Calibri" w:hAnsi="Calibri"/>
        </w:rPr>
      </w:pPr>
      <w:r w:rsidRPr="0050605B">
        <w:rPr>
          <w:rFonts w:ascii="Calibri" w:hAnsi="Calibri"/>
          <w:lang w:val="nl-NL"/>
        </w:rPr>
        <w:t xml:space="preserve">Swartz, Aaron. 2008. “Guerilla Open Access Manifesto.” Aaron Swartz. </w:t>
      </w:r>
      <w:r w:rsidRPr="0050605B">
        <w:rPr>
          <w:rFonts w:ascii="Calibri" w:hAnsi="Calibri"/>
        </w:rPr>
        <w:t>2008. https://archive.org/stream/GuerillaOpenAccessManifesto/Goamjuly2008_djvu.txt.</w:t>
      </w:r>
    </w:p>
    <w:p w14:paraId="7D34CA95" w14:textId="77777777" w:rsidR="0050605B" w:rsidRPr="0050605B" w:rsidRDefault="0050605B" w:rsidP="0050605B">
      <w:pPr>
        <w:pStyle w:val="Bibliography"/>
        <w:rPr>
          <w:rFonts w:ascii="Calibri" w:hAnsi="Calibri"/>
        </w:rPr>
      </w:pPr>
      <w:r w:rsidRPr="0050605B">
        <w:rPr>
          <w:rFonts w:ascii="Calibri" w:hAnsi="Calibri"/>
        </w:rPr>
        <w:t xml:space="preserve">Taylor, Alasdair. 2006. “Publishing and Electronic Piracy.” </w:t>
      </w:r>
      <w:r w:rsidRPr="0050605B">
        <w:rPr>
          <w:rFonts w:ascii="Calibri" w:hAnsi="Calibri"/>
          <w:i/>
          <w:iCs/>
        </w:rPr>
        <w:t>Learned Publishing</w:t>
      </w:r>
      <w:r w:rsidRPr="0050605B">
        <w:rPr>
          <w:rFonts w:ascii="Calibri" w:hAnsi="Calibri"/>
        </w:rPr>
        <w:t xml:space="preserve"> 19 (3): 168–74.</w:t>
      </w:r>
    </w:p>
    <w:p w14:paraId="6D4CB701" w14:textId="77777777" w:rsidR="0050605B" w:rsidRPr="0050605B" w:rsidRDefault="0050605B" w:rsidP="0050605B">
      <w:pPr>
        <w:pStyle w:val="Bibliography"/>
        <w:rPr>
          <w:rFonts w:ascii="Calibri" w:hAnsi="Calibri"/>
        </w:rPr>
      </w:pPr>
      <w:r w:rsidRPr="0050605B">
        <w:rPr>
          <w:rFonts w:ascii="Calibri" w:hAnsi="Calibri"/>
        </w:rPr>
        <w:t xml:space="preserve">Timus, Natalia, and Babutsidze Zakaria. 2016. “Pirating European Studies.” </w:t>
      </w:r>
      <w:r w:rsidRPr="0050605B">
        <w:rPr>
          <w:rFonts w:ascii="Calibri" w:hAnsi="Calibri"/>
          <w:i/>
          <w:iCs/>
        </w:rPr>
        <w:t>Journal of Contemporary European Research</w:t>
      </w:r>
      <w:r w:rsidRPr="0050605B">
        <w:rPr>
          <w:rFonts w:ascii="Calibri" w:hAnsi="Calibri"/>
        </w:rPr>
        <w:t xml:space="preserve"> 12 (3).</w:t>
      </w:r>
    </w:p>
    <w:p w14:paraId="33158B63" w14:textId="77777777" w:rsidR="0050605B" w:rsidRPr="0050605B" w:rsidRDefault="0050605B" w:rsidP="0050605B">
      <w:pPr>
        <w:pStyle w:val="Bibliography"/>
        <w:rPr>
          <w:rFonts w:ascii="Calibri" w:hAnsi="Calibri"/>
        </w:rPr>
      </w:pPr>
      <w:r w:rsidRPr="0050605B">
        <w:rPr>
          <w:rFonts w:ascii="Calibri" w:hAnsi="Calibri"/>
        </w:rPr>
        <w:t>Travis, J. 2016. “In Survey, Most Give Thumbs-up to Pirated Papers.” Science. 2016. http://www.sciencemag.org/news/2016/05/survey-most-give-thumbspirated-papers.</w:t>
      </w:r>
    </w:p>
    <w:p w14:paraId="5C912FB4" w14:textId="77777777" w:rsidR="0050605B" w:rsidRPr="0050605B" w:rsidRDefault="0050605B" w:rsidP="0050605B">
      <w:pPr>
        <w:pStyle w:val="Bibliography"/>
        <w:rPr>
          <w:rFonts w:ascii="Calibri" w:hAnsi="Calibri"/>
        </w:rPr>
      </w:pPr>
      <w:r w:rsidRPr="0050605B">
        <w:rPr>
          <w:rFonts w:ascii="Calibri" w:hAnsi="Calibri"/>
        </w:rPr>
        <w:t>UC Office of the President. 2019. “UC Terminates Subscriptions with World’s Largest Scientific Publisher in Push for Open Access to Publicly Funded Research.” University of California. 2019. https://www.universityofcalifornia.edu/press-room/uc-terminates-subscriptions-worlds-largest-scientific-publisher-push-open-access-publicly.</w:t>
      </w:r>
    </w:p>
    <w:p w14:paraId="48DFE4F5" w14:textId="77777777" w:rsidR="0050605B" w:rsidRPr="0050605B" w:rsidRDefault="0050605B" w:rsidP="0050605B">
      <w:pPr>
        <w:pStyle w:val="Bibliography"/>
        <w:rPr>
          <w:rFonts w:ascii="Calibri" w:hAnsi="Calibri"/>
        </w:rPr>
      </w:pPr>
      <w:r w:rsidRPr="0050605B">
        <w:rPr>
          <w:rFonts w:ascii="Calibri" w:hAnsi="Calibri"/>
        </w:rPr>
        <w:t>Unit. 2019. “Norske forskningsinstitusjoner har besluttet å ikke forlenge avtale med forlaget Elsevier.” 2019. https://www.unit.no/aktuelt/norske-forskningsinstitusjoner-har-besluttet-ikke-forlenge-avtale-med-forlaget-elsevier.</w:t>
      </w:r>
    </w:p>
    <w:p w14:paraId="2B8ECF0A" w14:textId="74F1D80E" w:rsidR="00B92259" w:rsidRPr="00FB053E" w:rsidRDefault="00FA3DD4" w:rsidP="00E433F7">
      <w:pPr>
        <w:jc w:val="both"/>
        <w:rPr>
          <w:bCs/>
        </w:rPr>
      </w:pPr>
      <w:r>
        <w:rPr>
          <w:bCs/>
        </w:rPr>
        <w:fldChar w:fldCharType="end"/>
      </w:r>
    </w:p>
    <w:p w14:paraId="20A982F5" w14:textId="77777777" w:rsidR="00281436" w:rsidRPr="00FB053E" w:rsidRDefault="00281436" w:rsidP="00E433F7">
      <w:pPr>
        <w:jc w:val="both"/>
        <w:rPr>
          <w:b/>
          <w:bCs/>
        </w:rPr>
      </w:pPr>
    </w:p>
    <w:p w14:paraId="2211C00E" w14:textId="77777777" w:rsidR="00F7734F" w:rsidRPr="00FB053E" w:rsidRDefault="00F7734F" w:rsidP="00E433F7">
      <w:pPr>
        <w:jc w:val="both"/>
        <w:rPr>
          <w:b/>
          <w:bCs/>
        </w:rPr>
      </w:pPr>
    </w:p>
    <w:p w14:paraId="1E01A4C4" w14:textId="77777777" w:rsidR="00743A19" w:rsidRPr="00FB053E" w:rsidRDefault="00743A19" w:rsidP="00E433F7">
      <w:pPr>
        <w:jc w:val="both"/>
      </w:pPr>
    </w:p>
    <w:sectPr w:rsidR="00743A19" w:rsidRPr="00FB05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3" w:author="Daniel Antal" w:date="2020-04-20T13:16:00Z" w:initials="DA">
    <w:p w14:paraId="0523FFCC" w14:textId="30175569" w:rsidR="00CE4FFB" w:rsidRDefault="00CE4FFB">
      <w:pPr>
        <w:pStyle w:val="CommentText"/>
      </w:pPr>
      <w:r>
        <w:rPr>
          <w:rStyle w:val="CommentReference"/>
        </w:rPr>
        <w:annotationRef/>
      </w:r>
      <w:r>
        <w:t>The Eurobarometer variable is currently left out.  But I think that I can add it back tonight.</w:t>
      </w:r>
    </w:p>
  </w:comment>
  <w:comment w:id="39" w:author="Daniel Antal" w:date="2020-04-20T13:18:00Z" w:initials="DA">
    <w:p w14:paraId="147E857A" w14:textId="3216B992" w:rsidR="00FC2F82" w:rsidRDefault="00FC2F82">
      <w:pPr>
        <w:pStyle w:val="CommentText"/>
      </w:pPr>
      <w:r>
        <w:rPr>
          <w:rStyle w:val="CommentReference"/>
        </w:rPr>
        <w:annotationRef/>
      </w:r>
      <w:r>
        <w:t>If we want a better comparison with the global model, we should use GERD.</w:t>
      </w:r>
    </w:p>
  </w:comment>
  <w:comment w:id="44" w:author="Daniel Antal" w:date="2020-04-20T13:20:00Z" w:initials="DA">
    <w:p w14:paraId="2E74A45D" w14:textId="485EB1C0" w:rsidR="00921F91" w:rsidRDefault="00921F91">
      <w:pPr>
        <w:pStyle w:val="CommentText"/>
      </w:pPr>
      <w:r>
        <w:rPr>
          <w:rStyle w:val="CommentReference"/>
        </w:rPr>
        <w:annotationRef/>
      </w:r>
      <w:r>
        <w:t>This is over-</w:t>
      </w:r>
      <w:proofErr w:type="spellStart"/>
      <w:r>
        <w:t>interpratation</w:t>
      </w:r>
      <w:proofErr w:type="spellEnd"/>
      <w:r>
        <w:t>.  We could only say that downloads are coming from regions where people are generally more affluent.</w:t>
      </w:r>
    </w:p>
  </w:comment>
  <w:comment w:id="77" w:author="Daniel Antal" w:date="2020-04-20T13:33:00Z" w:initials="DA">
    <w:p w14:paraId="5EC0A8F2" w14:textId="78EADA6B" w:rsidR="005A76A1" w:rsidRDefault="005A76A1">
      <w:pPr>
        <w:pStyle w:val="CommentText"/>
      </w:pPr>
      <w:r>
        <w:rPr>
          <w:rStyle w:val="CommentReference"/>
        </w:rPr>
        <w:annotationRef/>
      </w:r>
      <w:r>
        <w:t>We should also show this in the case of region.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23FFCC" w15:done="0"/>
  <w15:commentEx w15:paraId="147E857A" w15:done="0"/>
  <w15:commentEx w15:paraId="2E74A45D" w15:done="0"/>
  <w15:commentEx w15:paraId="5EC0A8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81F26" w16cex:dateUtc="2020-04-20T11:16:00Z"/>
  <w16cex:commentExtensible w16cex:durableId="22481FAC" w16cex:dateUtc="2020-04-20T11:18:00Z"/>
  <w16cex:commentExtensible w16cex:durableId="22482000" w16cex:dateUtc="2020-04-20T11:20:00Z"/>
  <w16cex:commentExtensible w16cex:durableId="22482315" w16cex:dateUtc="2020-04-20T1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23FFCC" w16cid:durableId="22481F26"/>
  <w16cid:commentId w16cid:paraId="147E857A" w16cid:durableId="22481FAC"/>
  <w16cid:commentId w16cid:paraId="2E74A45D" w16cid:durableId="22482000"/>
  <w16cid:commentId w16cid:paraId="5EC0A8F2" w16cid:durableId="224823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23DCE4" w14:textId="77777777" w:rsidR="006931DB" w:rsidRDefault="006931DB" w:rsidP="00BB281F">
      <w:pPr>
        <w:spacing w:after="0" w:line="240" w:lineRule="auto"/>
      </w:pPr>
      <w:r>
        <w:separator/>
      </w:r>
    </w:p>
  </w:endnote>
  <w:endnote w:type="continuationSeparator" w:id="0">
    <w:p w14:paraId="10A2A80F" w14:textId="77777777" w:rsidR="006931DB" w:rsidRDefault="006931DB"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Lucida Console">
    <w:panose1 w:val="020B0609040504020204"/>
    <w:charset w:val="EE"/>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0F380" w14:textId="77777777" w:rsidR="006931DB" w:rsidRDefault="006931DB" w:rsidP="00BB281F">
      <w:pPr>
        <w:spacing w:after="0" w:line="240" w:lineRule="auto"/>
      </w:pPr>
      <w:r>
        <w:separator/>
      </w:r>
    </w:p>
  </w:footnote>
  <w:footnote w:type="continuationSeparator" w:id="0">
    <w:p w14:paraId="7BFE3D85" w14:textId="77777777" w:rsidR="006931DB" w:rsidRDefault="006931DB" w:rsidP="00BB281F">
      <w:pPr>
        <w:spacing w:after="0" w:line="240" w:lineRule="auto"/>
      </w:pPr>
      <w:r>
        <w:continuationSeparator/>
      </w:r>
    </w:p>
  </w:footnote>
  <w:footnote w:id="1">
    <w:p w14:paraId="6FD2FE4D" w14:textId="2DB7C0B4" w:rsidR="00E51E85" w:rsidRDefault="00E51E85">
      <w:pPr>
        <w:pStyle w:val="FootnoteText"/>
      </w:pPr>
      <w:r>
        <w:rPr>
          <w:rStyle w:val="FootnoteReference"/>
        </w:rPr>
        <w:footnoteRef/>
      </w:r>
      <w:r>
        <w:t xml:space="preserve"> </w:t>
      </w:r>
      <w:r w:rsidRPr="00E51E85">
        <w:t>The research received funding from the H2020 Research grant “</w:t>
      </w:r>
      <w:proofErr w:type="spellStart"/>
      <w:r w:rsidRPr="00E51E85">
        <w:fldChar w:fldCharType="begin"/>
      </w:r>
      <w:r w:rsidRPr="00E51E85">
        <w:instrText xml:space="preserve"> HYPERLINK "http://openup-h2020.eu/" \t "_blank" </w:instrText>
      </w:r>
      <w:r w:rsidRPr="00E51E85">
        <w:fldChar w:fldCharType="separate"/>
      </w:r>
      <w:r w:rsidRPr="00E51E85">
        <w:rPr>
          <w:rStyle w:val="Hyperlink"/>
        </w:rPr>
        <w:t>OPENing</w:t>
      </w:r>
      <w:proofErr w:type="spellEnd"/>
      <w:r w:rsidRPr="00E51E85">
        <w:rPr>
          <w:rStyle w:val="Hyperlink"/>
        </w:rPr>
        <w:t xml:space="preserve"> UP new methods, indicators and tools for peer review, dissemination of research results, and impact measurement</w:t>
      </w:r>
      <w:r w:rsidRPr="00E51E85">
        <w:fldChar w:fldCharType="end"/>
      </w:r>
      <w:r w:rsidRPr="00E51E85">
        <w:t xml:space="preserve">”, and was carried out on the Dutch national e-infrastructure with the support of </w:t>
      </w:r>
      <w:hyperlink r:id="rId1" w:tgtFrame="_blank" w:history="1">
        <w:r w:rsidRPr="00E51E85">
          <w:rPr>
            <w:rStyle w:val="Hyperlink"/>
          </w:rPr>
          <w:t>SURF Cooperative</w:t>
        </w:r>
      </w:hyperlink>
      <w:r w:rsidRPr="00E51E85">
        <w:t>.</w:t>
      </w:r>
    </w:p>
  </w:footnote>
  <w:footnote w:id="2">
    <w:p w14:paraId="57C5658C" w14:textId="77777777" w:rsidR="00D8648B" w:rsidRDefault="00D8648B" w:rsidP="00936D15">
      <w:pPr>
        <w:pStyle w:val="FootnoteText"/>
      </w:pPr>
      <w:r>
        <w:rPr>
          <w:rStyle w:val="FootnoteReference"/>
        </w:rPr>
        <w:footnoteRef/>
      </w:r>
      <w:r>
        <w:t xml:space="preserve"> </w:t>
      </w:r>
      <w:r>
        <w:rPr>
          <w:bCs/>
        </w:rPr>
        <w:t xml:space="preserve">At the time of writing in May, 2019, </w:t>
      </w:r>
      <w:r w:rsidRPr="00BB281F">
        <w:rPr>
          <w:bCs/>
        </w:rPr>
        <w:t>2</w:t>
      </w:r>
      <w:r>
        <w:rPr>
          <w:bCs/>
        </w:rPr>
        <w:t>.</w:t>
      </w:r>
      <w:r w:rsidRPr="00BB281F">
        <w:rPr>
          <w:bCs/>
        </w:rPr>
        <w:t>363</w:t>
      </w:r>
      <w:r>
        <w:rPr>
          <w:bCs/>
        </w:rPr>
        <w:t>.</w:t>
      </w:r>
      <w:r w:rsidRPr="00BB281F">
        <w:rPr>
          <w:bCs/>
        </w:rPr>
        <w:t>587</w:t>
      </w:r>
      <w:r>
        <w:rPr>
          <w:bCs/>
        </w:rPr>
        <w:t xml:space="preserve"> records are contained in the database</w:t>
      </w:r>
    </w:p>
  </w:footnote>
  <w:footnote w:id="3">
    <w:p w14:paraId="4AD58C98" w14:textId="77777777" w:rsidR="00D8648B" w:rsidRDefault="00D8648B">
      <w:pPr>
        <w:pStyle w:val="FootnoteText"/>
      </w:pPr>
      <w:r>
        <w:rPr>
          <w:rStyle w:val="FootnoteReference"/>
        </w:rPr>
        <w:footnoteRef/>
      </w:r>
      <w:r>
        <w:t xml:space="preserve"> Such as file hashes</w:t>
      </w:r>
    </w:p>
  </w:footnote>
  <w:footnote w:id="4">
    <w:p w14:paraId="7D7F80CD" w14:textId="77777777" w:rsidR="00D8648B" w:rsidRDefault="00D8648B">
      <w:pPr>
        <w:pStyle w:val="FootnoteText"/>
      </w:pPr>
      <w:r>
        <w:rPr>
          <w:rStyle w:val="FootnoteReference"/>
        </w:rPr>
        <w:footnoteRef/>
      </w:r>
      <w:r>
        <w:t xml:space="preserve"> We do not discuss here recent developments in the business strategies of academic publishers, which increasingly rely on capturing, processing and reselling data on, and tools of academic knowledge production process from citation metrics, bibliographic tools, </w:t>
      </w:r>
      <w:proofErr w:type="spellStart"/>
      <w:r>
        <w:t>altmetric</w:t>
      </w:r>
      <w:proofErr w:type="spellEnd"/>
      <w:r>
        <w:t xml:space="preserve"> services, article discovery tools, scientific social networks, as well as performance metrics, valorization metrics, and impact measurement.</w:t>
      </w:r>
    </w:p>
  </w:footnote>
  <w:footnote w:id="5">
    <w:p w14:paraId="1F7D33A8" w14:textId="77777777" w:rsidR="00D8648B" w:rsidRDefault="00D8648B">
      <w:pPr>
        <w:pStyle w:val="FootnoteText"/>
      </w:pPr>
      <w:r>
        <w:rPr>
          <w:rStyle w:val="FootnoteReference"/>
        </w:rPr>
        <w:footnoteRef/>
      </w:r>
      <w:r>
        <w:t xml:space="preserve"> </w:t>
      </w:r>
      <w:r w:rsidRPr="007E60F6">
        <w:t>https://www.maxmind.com/en/geoip-demo</w:t>
      </w:r>
    </w:p>
  </w:footnote>
  <w:footnote w:id="6">
    <w:p w14:paraId="21337F30" w14:textId="77777777" w:rsidR="00D8648B" w:rsidRDefault="00D8648B">
      <w:pPr>
        <w:pStyle w:val="FootnoteText"/>
      </w:pPr>
      <w:r>
        <w:rPr>
          <w:rStyle w:val="FootnoteReference"/>
        </w:rPr>
        <w:footnoteRef/>
      </w:r>
      <w:r>
        <w:t xml:space="preserve"> We removed repeated requests from the same IP address to the same title if they took place within 24 hours.</w:t>
      </w:r>
    </w:p>
  </w:footnote>
  <w:footnote w:id="7">
    <w:p w14:paraId="30E21527" w14:textId="4B9DFE43" w:rsidR="00D8648B" w:rsidRDefault="00D8648B" w:rsidP="00FE77EF">
      <w:pPr>
        <w:pStyle w:val="FootnoteText"/>
      </w:pPr>
      <w:r>
        <w:rPr>
          <w:rStyle w:val="FootnoteReference"/>
        </w:rPr>
        <w:footnoteRef/>
      </w:r>
      <w:r>
        <w:t xml:space="preserve"> The source of macro data on population (</w:t>
      </w:r>
      <w:r w:rsidRPr="0007111A">
        <w:t>SP.POP.TOTL</w:t>
      </w:r>
      <w:r>
        <w:t xml:space="preserve">), </w:t>
      </w:r>
      <w:r w:rsidRPr="00B71F7F">
        <w:t>GDP (per capita, PPP</w:t>
      </w:r>
      <w:r>
        <w:t>,</w:t>
      </w:r>
      <w:r w:rsidRPr="00B71F7F">
        <w:t xml:space="preserve"> </w:t>
      </w:r>
      <w:r>
        <w:t xml:space="preserve">current international $ - </w:t>
      </w:r>
      <w:r w:rsidRPr="0007111A">
        <w:t>NY.GDP.PCAP.PP.CD</w:t>
      </w:r>
      <w:r>
        <w:t xml:space="preserve">) , </w:t>
      </w:r>
      <w:r w:rsidRPr="00B71F7F">
        <w:t xml:space="preserve">Fixed broadband subscriptions </w:t>
      </w:r>
      <w:r>
        <w:t>(</w:t>
      </w:r>
      <w:r w:rsidRPr="0007111A">
        <w:t>IT.NET.BBND</w:t>
      </w:r>
      <w:r>
        <w:t>)</w:t>
      </w:r>
      <w:r w:rsidRPr="00170708">
        <w:t>, Literacy rate</w:t>
      </w:r>
      <w:r>
        <w:t xml:space="preserve"> (adult total , % of people ages 15 and above - </w:t>
      </w:r>
      <w:r w:rsidRPr="00170708">
        <w:t>SE.ADT.LITR.ZS), Research and de</w:t>
      </w:r>
      <w:r>
        <w:t xml:space="preserve">velopment expenditure (% of GDP - </w:t>
      </w:r>
      <w:r w:rsidRPr="00170708">
        <w:t>GB.XPD.RSDV.GD.ZS), and School</w:t>
      </w:r>
      <w:r>
        <w:t xml:space="preserve"> enrollment, tertiary (% gross - </w:t>
      </w:r>
      <w:r w:rsidRPr="00170708">
        <w:t>SE.TER.ENRR</w:t>
      </w:r>
      <w:r>
        <w:t xml:space="preserve">)  is the </w:t>
      </w:r>
      <w:hyperlink r:id="rId2" w:history="1">
        <w:r w:rsidRPr="004E1E6C">
          <w:rPr>
            <w:rStyle w:val="Hyperlink"/>
          </w:rPr>
          <w:t>https://data.worldbank.org/</w:t>
        </w:r>
      </w:hyperlink>
      <w:r>
        <w:t xml:space="preserve"> database. The source of </w:t>
      </w:r>
      <w:r w:rsidRPr="00595276">
        <w:t>Government expenditure on tertiary education per student in constant 2014 PPP US$ 2015</w:t>
      </w:r>
      <w:r>
        <w:t xml:space="preserve"> is the OECD’s Education at a Glance database,  </w:t>
      </w:r>
      <w:hyperlink r:id="rId3" w:history="1">
        <w:r w:rsidRPr="007722BC">
          <w:rPr>
            <w:rStyle w:val="Hyperlink"/>
          </w:rPr>
          <w:t>http://www.oecd.org/education/education-at-a-glance/</w:t>
        </w:r>
      </w:hyperlink>
      <w:r>
        <w:t xml:space="preserve">, while the source of H indices is the </w:t>
      </w:r>
      <w:proofErr w:type="spellStart"/>
      <w:r w:rsidRPr="002D00EF">
        <w:t>Scimago</w:t>
      </w:r>
      <w:proofErr w:type="spellEnd"/>
      <w:r w:rsidRPr="002D00EF">
        <w:t xml:space="preserve"> Journal &amp; Country Rank</w:t>
      </w:r>
      <w:r>
        <w:t xml:space="preserve"> dataset  </w:t>
      </w:r>
      <w:hyperlink r:id="rId4" w:history="1">
        <w:r w:rsidRPr="007722BC">
          <w:rPr>
            <w:rStyle w:val="Hyperlink"/>
          </w:rPr>
          <w:t>https://www.scimagojr.com/countryrank.php</w:t>
        </w:r>
      </w:hyperlink>
    </w:p>
    <w:p w14:paraId="2499014C" w14:textId="77777777" w:rsidR="00D8648B" w:rsidRDefault="00D8648B" w:rsidP="00FE77EF">
      <w:pPr>
        <w:pStyle w:val="FootnoteText"/>
      </w:pPr>
    </w:p>
  </w:footnote>
  <w:footnote w:id="8">
    <w:p w14:paraId="38A492CD" w14:textId="4FE1EE51" w:rsidR="00D8648B" w:rsidRDefault="00D8648B">
      <w:pPr>
        <w:pStyle w:val="FootnoteText"/>
      </w:pPr>
      <w:r>
        <w:rPr>
          <w:rStyle w:val="FootnoteReference"/>
        </w:rPr>
        <w:footnoteRef/>
      </w:r>
      <w:r>
        <w:t xml:space="preserve"> Data source: </w:t>
      </w:r>
      <w:hyperlink r:id="rId5" w:history="1">
        <w:r w:rsidRPr="004E1E6C">
          <w:rPr>
            <w:rStyle w:val="Hyperlink"/>
          </w:rPr>
          <w:t>https://datahelpdesk.worldbank.org/knowledgebase/articles/906519</w:t>
        </w:r>
      </w:hyperlink>
    </w:p>
    <w:p w14:paraId="3EFAC03B" w14:textId="77777777" w:rsidR="00D8648B" w:rsidRDefault="00D8648B">
      <w:pPr>
        <w:pStyle w:val="FootnoteText"/>
      </w:pPr>
    </w:p>
  </w:footnote>
  <w:footnote w:id="9">
    <w:p w14:paraId="34BBB679" w14:textId="06CFCDDE" w:rsidR="00D8648B" w:rsidRDefault="00D8648B">
      <w:pPr>
        <w:pStyle w:val="FootnoteText"/>
      </w:pPr>
      <w:r>
        <w:rPr>
          <w:rStyle w:val="FootnoteReference"/>
        </w:rPr>
        <w:footnoteRef/>
      </w:r>
      <w:r>
        <w:t xml:space="preserve"> </w:t>
      </w:r>
      <w:r w:rsidRPr="00BB3942">
        <w:t>The problem with territorially aggregated data is that such data is mainly available on a country level. That is a serious limitation, because many variables that can affect the environment of pirated book downloads is not available for many countries, which renders a more nuanced application impossible. Another problem is that country size is very heterogeneous. The United States is technically one country of 52 states, and almost the size of the European Union with 28 countries. Smaller countries are less heterogeneous and less complex from an aggregation point of view. For a good understanding of environmental factors, we would like to see a high level of heterogeneity across territories and a low level of heterogeneity within territories, and the EU’s NUTS statistical system allows this enhanced view.</w:t>
      </w:r>
    </w:p>
  </w:footnote>
  <w:footnote w:id="10">
    <w:p w14:paraId="62F9956B" w14:textId="0623F217" w:rsidR="00D8648B" w:rsidRDefault="00D8648B">
      <w:pPr>
        <w:pStyle w:val="FootnoteText"/>
      </w:pPr>
      <w:r>
        <w:rPr>
          <w:rStyle w:val="FootnoteReference"/>
        </w:rPr>
        <w:footnoteRef/>
      </w:r>
      <w:r>
        <w:t xml:space="preserve"> We did not exclusively work with NUTS2 level. Obvious exceptions were the very small member states, like Malta, or Estonia, where the country size does not allow a distinction between NUTS0 (national) NUTS1 (larger regional) and NUTS2 (regional) data. In these </w:t>
      </w:r>
      <w:proofErr w:type="gramStart"/>
      <w:r>
        <w:t>cases</w:t>
      </w:r>
      <w:proofErr w:type="gramEnd"/>
      <w:r>
        <w:t xml:space="preserve"> we used only technically NUTS2-level data, which is not different from the NUTS0 level national, and the NUTS1 level larger regional data. The other exceptions were those European comparative survey-based newer statistical products, where historically, the way the survey sample was constructed, the regional break-up in larger countries, like in Germany or in the Great Britain part of the United Kingdom, were only available in NUTS1 levels.</w:t>
      </w:r>
    </w:p>
  </w:footnote>
  <w:footnote w:id="11">
    <w:p w14:paraId="2D3D83E1" w14:textId="631804B7" w:rsidR="00D8648B" w:rsidRDefault="00D8648B" w:rsidP="007C06D2">
      <w:pPr>
        <w:pStyle w:val="FootnoteText"/>
      </w:pPr>
      <w:r>
        <w:rPr>
          <w:rStyle w:val="FootnoteReference"/>
        </w:rPr>
        <w:footnoteRef/>
      </w:r>
      <w:r>
        <w:t xml:space="preserve"> </w:t>
      </w:r>
      <w:r w:rsidRPr="00614A0B">
        <w:rPr>
          <w:bCs/>
        </w:rPr>
        <w:t xml:space="preserve">Eurostat statistics were </w:t>
      </w:r>
      <w:del w:id="31" w:author="Daniel Antal" w:date="2020-04-20T13:17:00Z">
        <w:r w:rsidRPr="00614A0B" w:rsidDel="00FC2F82">
          <w:rPr>
            <w:bCs/>
          </w:rPr>
          <w:delText>programatically</w:delText>
        </w:r>
      </w:del>
      <w:ins w:id="32" w:author="Daniel Antal" w:date="2020-04-20T13:17:00Z">
        <w:r w:rsidR="00FC2F82" w:rsidRPr="00614A0B">
          <w:rPr>
            <w:bCs/>
          </w:rPr>
          <w:t>programmatically</w:t>
        </w:r>
      </w:ins>
      <w:r w:rsidRPr="00614A0B">
        <w:rPr>
          <w:bCs/>
        </w:rPr>
        <w:t xml:space="preserve"> downloaded with the </w:t>
      </w:r>
      <w:proofErr w:type="spellStart"/>
      <w:r w:rsidRPr="00614A0B">
        <w:rPr>
          <w:bCs/>
        </w:rPr>
        <w:t>rOpenGov</w:t>
      </w:r>
      <w:proofErr w:type="spellEnd"/>
      <w:r w:rsidRPr="00614A0B">
        <w:rPr>
          <w:bCs/>
        </w:rPr>
        <w:t xml:space="preserve"> package (Lahti et al. 2019): (Eurostat 2019b, 2019a), (Eurostat 2019c). [This is only </w:t>
      </w:r>
      <w:proofErr w:type="gramStart"/>
      <w:r w:rsidRPr="00614A0B">
        <w:rPr>
          <w:bCs/>
        </w:rPr>
        <w:t>testing,</w:t>
      </w:r>
      <w:proofErr w:type="gramEnd"/>
      <w:r w:rsidRPr="00614A0B">
        <w:rPr>
          <w:bCs/>
        </w:rPr>
        <w:t xml:space="preserve"> we need to find a good way to display 52 variable citations.]</w:t>
      </w:r>
    </w:p>
  </w:footnote>
  <w:footnote w:id="12">
    <w:p w14:paraId="2BF907D6" w14:textId="77777777" w:rsidR="00D8648B" w:rsidRDefault="00D8648B" w:rsidP="007C06D2">
      <w:pPr>
        <w:pStyle w:val="FootnoteText"/>
      </w:pPr>
      <w:r>
        <w:rPr>
          <w:rStyle w:val="FootnoteReference"/>
        </w:rPr>
        <w:footnoteRef/>
      </w:r>
      <w:r>
        <w:t xml:space="preserve"> Eurobarometer is a series of public opinion surveys conducted on behalf of the European Commission on a wide range of issues. </w:t>
      </w:r>
      <w:hyperlink r:id="rId6" w:history="1">
        <w:r w:rsidRPr="004E1E6C">
          <w:rPr>
            <w:rStyle w:val="Hyperlink"/>
          </w:rPr>
          <w:t>https://www.gesis.org/eurobarometer-data-service/home/</w:t>
        </w:r>
      </w:hyperlink>
      <w:r>
        <w:t xml:space="preserve"> </w:t>
      </w:r>
    </w:p>
  </w:footnote>
  <w:footnote w:id="13">
    <w:p w14:paraId="4D92191E" w14:textId="494EAAB5" w:rsidR="00D8648B" w:rsidRDefault="00D8648B">
      <w:pPr>
        <w:pStyle w:val="FootnoteText"/>
      </w:pPr>
      <w:r>
        <w:rPr>
          <w:rStyle w:val="FootnoteReference"/>
        </w:rPr>
        <w:footnoteRef/>
      </w:r>
      <w:r>
        <w:t xml:space="preserve"> The TOR browser allows users to preserve their online privacy by routing their </w:t>
      </w:r>
      <w:proofErr w:type="spellStart"/>
      <w:r>
        <w:t>onine</w:t>
      </w:r>
      <w:proofErr w:type="spellEnd"/>
      <w:r>
        <w:t xml:space="preserve"> traffic through a number of intermediary computers to a random exit point on the internet. This has the implication that traffic from such TOR exit nodes, though associated with a particular IP address and geographic location usually originate from elsewhere.</w:t>
      </w:r>
    </w:p>
  </w:footnote>
  <w:footnote w:id="14">
    <w:p w14:paraId="4CD31349" w14:textId="3CEA91E2" w:rsidR="001E17D6" w:rsidRDefault="001E17D6">
      <w:pPr>
        <w:pStyle w:val="FootnoteText"/>
      </w:pPr>
      <w:r>
        <w:rPr>
          <w:rStyle w:val="FootnoteReference"/>
        </w:rPr>
        <w:footnoteRef/>
      </w:r>
      <w:r>
        <w:t xml:space="preserve"> The other models are in the supplementary materials.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Antal">
    <w15:presenceInfo w15:providerId="None" w15:userId="Daniel Ant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17AB"/>
    <w:rsid w:val="00026055"/>
    <w:rsid w:val="00030581"/>
    <w:rsid w:val="000314F3"/>
    <w:rsid w:val="000322F7"/>
    <w:rsid w:val="00033A66"/>
    <w:rsid w:val="00036452"/>
    <w:rsid w:val="00036B12"/>
    <w:rsid w:val="00037560"/>
    <w:rsid w:val="00046898"/>
    <w:rsid w:val="00055FA7"/>
    <w:rsid w:val="0005780E"/>
    <w:rsid w:val="0007111A"/>
    <w:rsid w:val="0007417F"/>
    <w:rsid w:val="0008076B"/>
    <w:rsid w:val="00094658"/>
    <w:rsid w:val="000A530E"/>
    <w:rsid w:val="000A5E2D"/>
    <w:rsid w:val="000B0EAB"/>
    <w:rsid w:val="000B61A6"/>
    <w:rsid w:val="000B76F7"/>
    <w:rsid w:val="000C01E9"/>
    <w:rsid w:val="000C2547"/>
    <w:rsid w:val="000C6A44"/>
    <w:rsid w:val="000D0D94"/>
    <w:rsid w:val="000D304D"/>
    <w:rsid w:val="000D4731"/>
    <w:rsid w:val="000D7017"/>
    <w:rsid w:val="000D7E5A"/>
    <w:rsid w:val="000E04ED"/>
    <w:rsid w:val="000E13B3"/>
    <w:rsid w:val="000E328A"/>
    <w:rsid w:val="000E3392"/>
    <w:rsid w:val="000E3699"/>
    <w:rsid w:val="000E47B5"/>
    <w:rsid w:val="000E482E"/>
    <w:rsid w:val="000E6135"/>
    <w:rsid w:val="000F355F"/>
    <w:rsid w:val="00101C7F"/>
    <w:rsid w:val="00103D52"/>
    <w:rsid w:val="001139A8"/>
    <w:rsid w:val="001156B0"/>
    <w:rsid w:val="00122E86"/>
    <w:rsid w:val="00123A13"/>
    <w:rsid w:val="0013089B"/>
    <w:rsid w:val="00130EF1"/>
    <w:rsid w:val="0013515C"/>
    <w:rsid w:val="001426A6"/>
    <w:rsid w:val="00142A93"/>
    <w:rsid w:val="0014447A"/>
    <w:rsid w:val="00150752"/>
    <w:rsid w:val="001562CA"/>
    <w:rsid w:val="001653DB"/>
    <w:rsid w:val="00165A5B"/>
    <w:rsid w:val="00165C2B"/>
    <w:rsid w:val="00167C20"/>
    <w:rsid w:val="00170708"/>
    <w:rsid w:val="00170CDD"/>
    <w:rsid w:val="001720A4"/>
    <w:rsid w:val="00181669"/>
    <w:rsid w:val="00182247"/>
    <w:rsid w:val="001835AB"/>
    <w:rsid w:val="00183EE9"/>
    <w:rsid w:val="001843B5"/>
    <w:rsid w:val="00184AC2"/>
    <w:rsid w:val="00196E80"/>
    <w:rsid w:val="00197C1C"/>
    <w:rsid w:val="001A11BD"/>
    <w:rsid w:val="001A159C"/>
    <w:rsid w:val="001A69E7"/>
    <w:rsid w:val="001B7553"/>
    <w:rsid w:val="001C120B"/>
    <w:rsid w:val="001C3088"/>
    <w:rsid w:val="001C3EF8"/>
    <w:rsid w:val="001C6E01"/>
    <w:rsid w:val="001C7FFE"/>
    <w:rsid w:val="001D0BCD"/>
    <w:rsid w:val="001D2834"/>
    <w:rsid w:val="001E124E"/>
    <w:rsid w:val="001E17D6"/>
    <w:rsid w:val="001E29DC"/>
    <w:rsid w:val="001E7E7E"/>
    <w:rsid w:val="002101C3"/>
    <w:rsid w:val="00211798"/>
    <w:rsid w:val="00224020"/>
    <w:rsid w:val="00224082"/>
    <w:rsid w:val="002257F8"/>
    <w:rsid w:val="002306F9"/>
    <w:rsid w:val="002450F5"/>
    <w:rsid w:val="00246BC2"/>
    <w:rsid w:val="00250A05"/>
    <w:rsid w:val="0025277D"/>
    <w:rsid w:val="00257D00"/>
    <w:rsid w:val="00261F4B"/>
    <w:rsid w:val="00270EB7"/>
    <w:rsid w:val="002735EC"/>
    <w:rsid w:val="0027482C"/>
    <w:rsid w:val="00281436"/>
    <w:rsid w:val="00292A3B"/>
    <w:rsid w:val="0029662D"/>
    <w:rsid w:val="002A245B"/>
    <w:rsid w:val="002A3102"/>
    <w:rsid w:val="002A4932"/>
    <w:rsid w:val="002B7880"/>
    <w:rsid w:val="002C7AFE"/>
    <w:rsid w:val="002D00EF"/>
    <w:rsid w:val="002D23F3"/>
    <w:rsid w:val="002E43D3"/>
    <w:rsid w:val="002E4CDD"/>
    <w:rsid w:val="002F5CFF"/>
    <w:rsid w:val="00300E3C"/>
    <w:rsid w:val="00301F11"/>
    <w:rsid w:val="00315743"/>
    <w:rsid w:val="00315B35"/>
    <w:rsid w:val="00321A91"/>
    <w:rsid w:val="00326D42"/>
    <w:rsid w:val="00327BFB"/>
    <w:rsid w:val="003477E3"/>
    <w:rsid w:val="0035064E"/>
    <w:rsid w:val="00351FF7"/>
    <w:rsid w:val="00354E75"/>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A2B27"/>
    <w:rsid w:val="003A3D12"/>
    <w:rsid w:val="003A59C2"/>
    <w:rsid w:val="003A7536"/>
    <w:rsid w:val="003A75F5"/>
    <w:rsid w:val="003B15C2"/>
    <w:rsid w:val="003B3B7B"/>
    <w:rsid w:val="003B4172"/>
    <w:rsid w:val="003B65D9"/>
    <w:rsid w:val="003C0F05"/>
    <w:rsid w:val="003C200F"/>
    <w:rsid w:val="003C5661"/>
    <w:rsid w:val="003D0523"/>
    <w:rsid w:val="003D089F"/>
    <w:rsid w:val="003D1D2A"/>
    <w:rsid w:val="003D3313"/>
    <w:rsid w:val="003E2B94"/>
    <w:rsid w:val="003E3CE4"/>
    <w:rsid w:val="003E6449"/>
    <w:rsid w:val="003F1709"/>
    <w:rsid w:val="003F4907"/>
    <w:rsid w:val="0040254B"/>
    <w:rsid w:val="00402629"/>
    <w:rsid w:val="004077A3"/>
    <w:rsid w:val="00414DCD"/>
    <w:rsid w:val="00423FCE"/>
    <w:rsid w:val="00430737"/>
    <w:rsid w:val="00431321"/>
    <w:rsid w:val="00432579"/>
    <w:rsid w:val="00432FC4"/>
    <w:rsid w:val="00433F88"/>
    <w:rsid w:val="004449FE"/>
    <w:rsid w:val="0045090B"/>
    <w:rsid w:val="00462935"/>
    <w:rsid w:val="004662D0"/>
    <w:rsid w:val="00470820"/>
    <w:rsid w:val="0047090F"/>
    <w:rsid w:val="00474D70"/>
    <w:rsid w:val="00474D71"/>
    <w:rsid w:val="00483B90"/>
    <w:rsid w:val="0048479C"/>
    <w:rsid w:val="00486031"/>
    <w:rsid w:val="0049605D"/>
    <w:rsid w:val="004A2483"/>
    <w:rsid w:val="004A5F30"/>
    <w:rsid w:val="004B0274"/>
    <w:rsid w:val="004C3939"/>
    <w:rsid w:val="004C6B54"/>
    <w:rsid w:val="004D4367"/>
    <w:rsid w:val="004D717B"/>
    <w:rsid w:val="004D7A46"/>
    <w:rsid w:val="004E0618"/>
    <w:rsid w:val="004E5052"/>
    <w:rsid w:val="004E634F"/>
    <w:rsid w:val="004F50DA"/>
    <w:rsid w:val="004F5462"/>
    <w:rsid w:val="00501AC5"/>
    <w:rsid w:val="00505832"/>
    <w:rsid w:val="0050605B"/>
    <w:rsid w:val="00514B23"/>
    <w:rsid w:val="00514B57"/>
    <w:rsid w:val="00516B85"/>
    <w:rsid w:val="005208DB"/>
    <w:rsid w:val="0052712F"/>
    <w:rsid w:val="005277C1"/>
    <w:rsid w:val="005344CD"/>
    <w:rsid w:val="00540305"/>
    <w:rsid w:val="00547568"/>
    <w:rsid w:val="005506AB"/>
    <w:rsid w:val="005513E7"/>
    <w:rsid w:val="00553E20"/>
    <w:rsid w:val="005626E0"/>
    <w:rsid w:val="00563507"/>
    <w:rsid w:val="005658B9"/>
    <w:rsid w:val="00573C0A"/>
    <w:rsid w:val="00574C8E"/>
    <w:rsid w:val="0057632F"/>
    <w:rsid w:val="0057664A"/>
    <w:rsid w:val="00576C33"/>
    <w:rsid w:val="00577412"/>
    <w:rsid w:val="005903C9"/>
    <w:rsid w:val="00590E70"/>
    <w:rsid w:val="00592480"/>
    <w:rsid w:val="00595276"/>
    <w:rsid w:val="005A0E79"/>
    <w:rsid w:val="005A76A1"/>
    <w:rsid w:val="005B7E52"/>
    <w:rsid w:val="005C0A08"/>
    <w:rsid w:val="005C1006"/>
    <w:rsid w:val="005C334A"/>
    <w:rsid w:val="005C54CC"/>
    <w:rsid w:val="005C69CA"/>
    <w:rsid w:val="005C7235"/>
    <w:rsid w:val="005D346D"/>
    <w:rsid w:val="005D73B2"/>
    <w:rsid w:val="005E1365"/>
    <w:rsid w:val="005E6B08"/>
    <w:rsid w:val="005F1CCC"/>
    <w:rsid w:val="005F27E3"/>
    <w:rsid w:val="005F5DF8"/>
    <w:rsid w:val="006001AA"/>
    <w:rsid w:val="0060057E"/>
    <w:rsid w:val="0060121A"/>
    <w:rsid w:val="00614A0B"/>
    <w:rsid w:val="00620C1A"/>
    <w:rsid w:val="006243D5"/>
    <w:rsid w:val="00626F76"/>
    <w:rsid w:val="00627B63"/>
    <w:rsid w:val="00630583"/>
    <w:rsid w:val="00643DDE"/>
    <w:rsid w:val="006479BA"/>
    <w:rsid w:val="00650061"/>
    <w:rsid w:val="00653E55"/>
    <w:rsid w:val="00654094"/>
    <w:rsid w:val="00666BBB"/>
    <w:rsid w:val="00667621"/>
    <w:rsid w:val="006723B1"/>
    <w:rsid w:val="00673CF3"/>
    <w:rsid w:val="00674109"/>
    <w:rsid w:val="00675D7B"/>
    <w:rsid w:val="00684831"/>
    <w:rsid w:val="006931DB"/>
    <w:rsid w:val="006A05BE"/>
    <w:rsid w:val="006B324D"/>
    <w:rsid w:val="006C3C37"/>
    <w:rsid w:val="006C5001"/>
    <w:rsid w:val="006C6554"/>
    <w:rsid w:val="006F078F"/>
    <w:rsid w:val="006F26D2"/>
    <w:rsid w:val="006F775C"/>
    <w:rsid w:val="0070063B"/>
    <w:rsid w:val="0070316C"/>
    <w:rsid w:val="00703A83"/>
    <w:rsid w:val="00716B24"/>
    <w:rsid w:val="00720A43"/>
    <w:rsid w:val="0072380E"/>
    <w:rsid w:val="00727062"/>
    <w:rsid w:val="007306BB"/>
    <w:rsid w:val="00731125"/>
    <w:rsid w:val="007332C6"/>
    <w:rsid w:val="007349CF"/>
    <w:rsid w:val="00740307"/>
    <w:rsid w:val="007438ED"/>
    <w:rsid w:val="00743A19"/>
    <w:rsid w:val="00755A2E"/>
    <w:rsid w:val="00756ACC"/>
    <w:rsid w:val="00756E94"/>
    <w:rsid w:val="00762556"/>
    <w:rsid w:val="007634D3"/>
    <w:rsid w:val="00764A2C"/>
    <w:rsid w:val="00766A4E"/>
    <w:rsid w:val="007707D3"/>
    <w:rsid w:val="00771ED2"/>
    <w:rsid w:val="00772D80"/>
    <w:rsid w:val="00774FE7"/>
    <w:rsid w:val="007779B4"/>
    <w:rsid w:val="00787C5A"/>
    <w:rsid w:val="00792AA9"/>
    <w:rsid w:val="00795FA7"/>
    <w:rsid w:val="00796F8D"/>
    <w:rsid w:val="007B6D45"/>
    <w:rsid w:val="007C06D2"/>
    <w:rsid w:val="007C4579"/>
    <w:rsid w:val="007E0747"/>
    <w:rsid w:val="007E10E0"/>
    <w:rsid w:val="007E5769"/>
    <w:rsid w:val="007E60F6"/>
    <w:rsid w:val="007F4904"/>
    <w:rsid w:val="007F7ED9"/>
    <w:rsid w:val="0080054C"/>
    <w:rsid w:val="00801C82"/>
    <w:rsid w:val="00802D50"/>
    <w:rsid w:val="0080314F"/>
    <w:rsid w:val="008104E9"/>
    <w:rsid w:val="008106D4"/>
    <w:rsid w:val="00812788"/>
    <w:rsid w:val="00813BB1"/>
    <w:rsid w:val="0082093B"/>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81E5D"/>
    <w:rsid w:val="0088622A"/>
    <w:rsid w:val="00890E20"/>
    <w:rsid w:val="00890E29"/>
    <w:rsid w:val="008A00B0"/>
    <w:rsid w:val="008A0669"/>
    <w:rsid w:val="008A09E4"/>
    <w:rsid w:val="008A4C56"/>
    <w:rsid w:val="008A5597"/>
    <w:rsid w:val="008A7606"/>
    <w:rsid w:val="008B60E0"/>
    <w:rsid w:val="008B75EB"/>
    <w:rsid w:val="008C0E63"/>
    <w:rsid w:val="008C74F4"/>
    <w:rsid w:val="008D58B8"/>
    <w:rsid w:val="008D7FE2"/>
    <w:rsid w:val="008E59F1"/>
    <w:rsid w:val="00907151"/>
    <w:rsid w:val="0091417F"/>
    <w:rsid w:val="00914AC2"/>
    <w:rsid w:val="00914F2B"/>
    <w:rsid w:val="00917EC6"/>
    <w:rsid w:val="00921F91"/>
    <w:rsid w:val="009240AB"/>
    <w:rsid w:val="00930235"/>
    <w:rsid w:val="009313F0"/>
    <w:rsid w:val="009318BF"/>
    <w:rsid w:val="00934372"/>
    <w:rsid w:val="00934DCF"/>
    <w:rsid w:val="00936D15"/>
    <w:rsid w:val="0094336B"/>
    <w:rsid w:val="009447EF"/>
    <w:rsid w:val="009511FC"/>
    <w:rsid w:val="00955A06"/>
    <w:rsid w:val="00957C4D"/>
    <w:rsid w:val="0096003A"/>
    <w:rsid w:val="00972D8B"/>
    <w:rsid w:val="009745F0"/>
    <w:rsid w:val="009A1D6E"/>
    <w:rsid w:val="009A2BB5"/>
    <w:rsid w:val="009A7A5A"/>
    <w:rsid w:val="009B123D"/>
    <w:rsid w:val="009B4554"/>
    <w:rsid w:val="009B7B12"/>
    <w:rsid w:val="009C68FB"/>
    <w:rsid w:val="009C75BF"/>
    <w:rsid w:val="009D0118"/>
    <w:rsid w:val="009D237C"/>
    <w:rsid w:val="009D3094"/>
    <w:rsid w:val="009D57A8"/>
    <w:rsid w:val="009D7D38"/>
    <w:rsid w:val="009F555A"/>
    <w:rsid w:val="00A03993"/>
    <w:rsid w:val="00A1050C"/>
    <w:rsid w:val="00A1151F"/>
    <w:rsid w:val="00A1220F"/>
    <w:rsid w:val="00A21245"/>
    <w:rsid w:val="00A3113F"/>
    <w:rsid w:val="00A319FB"/>
    <w:rsid w:val="00A35B86"/>
    <w:rsid w:val="00A43405"/>
    <w:rsid w:val="00A468DC"/>
    <w:rsid w:val="00A47E87"/>
    <w:rsid w:val="00A5769C"/>
    <w:rsid w:val="00A5789A"/>
    <w:rsid w:val="00A661E6"/>
    <w:rsid w:val="00A67D8F"/>
    <w:rsid w:val="00A71CA7"/>
    <w:rsid w:val="00A73B08"/>
    <w:rsid w:val="00A75F1C"/>
    <w:rsid w:val="00A8650E"/>
    <w:rsid w:val="00AA787E"/>
    <w:rsid w:val="00AB3A1A"/>
    <w:rsid w:val="00AB4494"/>
    <w:rsid w:val="00AB512D"/>
    <w:rsid w:val="00AB5F99"/>
    <w:rsid w:val="00AB716B"/>
    <w:rsid w:val="00AC60FC"/>
    <w:rsid w:val="00AE0FED"/>
    <w:rsid w:val="00AE1996"/>
    <w:rsid w:val="00AF1587"/>
    <w:rsid w:val="00B01345"/>
    <w:rsid w:val="00B01C69"/>
    <w:rsid w:val="00B01EAE"/>
    <w:rsid w:val="00B1140B"/>
    <w:rsid w:val="00B114FD"/>
    <w:rsid w:val="00B11623"/>
    <w:rsid w:val="00B2147E"/>
    <w:rsid w:val="00B367E0"/>
    <w:rsid w:val="00B43BDF"/>
    <w:rsid w:val="00B442E3"/>
    <w:rsid w:val="00B46EAC"/>
    <w:rsid w:val="00B52F71"/>
    <w:rsid w:val="00B54A2E"/>
    <w:rsid w:val="00B56DE7"/>
    <w:rsid w:val="00B65CFE"/>
    <w:rsid w:val="00B70E05"/>
    <w:rsid w:val="00B71F7F"/>
    <w:rsid w:val="00B743A0"/>
    <w:rsid w:val="00B837DA"/>
    <w:rsid w:val="00B92259"/>
    <w:rsid w:val="00B934AF"/>
    <w:rsid w:val="00B97F52"/>
    <w:rsid w:val="00BA024C"/>
    <w:rsid w:val="00BA7BFF"/>
    <w:rsid w:val="00BB1E95"/>
    <w:rsid w:val="00BB281F"/>
    <w:rsid w:val="00BB3942"/>
    <w:rsid w:val="00BB3D20"/>
    <w:rsid w:val="00BB414C"/>
    <w:rsid w:val="00BB7732"/>
    <w:rsid w:val="00BB7FD2"/>
    <w:rsid w:val="00BC09B3"/>
    <w:rsid w:val="00BC3CB5"/>
    <w:rsid w:val="00BD0697"/>
    <w:rsid w:val="00BE04FA"/>
    <w:rsid w:val="00BE4974"/>
    <w:rsid w:val="00BF3B2F"/>
    <w:rsid w:val="00BF7F3B"/>
    <w:rsid w:val="00C03D2E"/>
    <w:rsid w:val="00C13888"/>
    <w:rsid w:val="00C15C16"/>
    <w:rsid w:val="00C20438"/>
    <w:rsid w:val="00C205D0"/>
    <w:rsid w:val="00C26A38"/>
    <w:rsid w:val="00C45548"/>
    <w:rsid w:val="00C501DD"/>
    <w:rsid w:val="00C50742"/>
    <w:rsid w:val="00C52DB2"/>
    <w:rsid w:val="00C54DD9"/>
    <w:rsid w:val="00C56F6C"/>
    <w:rsid w:val="00C64344"/>
    <w:rsid w:val="00C7624A"/>
    <w:rsid w:val="00C77CB9"/>
    <w:rsid w:val="00C850DE"/>
    <w:rsid w:val="00C8768D"/>
    <w:rsid w:val="00C92712"/>
    <w:rsid w:val="00C958CC"/>
    <w:rsid w:val="00CA3003"/>
    <w:rsid w:val="00CA4E54"/>
    <w:rsid w:val="00CB0558"/>
    <w:rsid w:val="00CD5449"/>
    <w:rsid w:val="00CD699B"/>
    <w:rsid w:val="00CD78D7"/>
    <w:rsid w:val="00CE4FFB"/>
    <w:rsid w:val="00CF0E13"/>
    <w:rsid w:val="00CF7006"/>
    <w:rsid w:val="00D012D3"/>
    <w:rsid w:val="00D02B68"/>
    <w:rsid w:val="00D10993"/>
    <w:rsid w:val="00D1347D"/>
    <w:rsid w:val="00D1529C"/>
    <w:rsid w:val="00D170B8"/>
    <w:rsid w:val="00D1724C"/>
    <w:rsid w:val="00D25764"/>
    <w:rsid w:val="00D26118"/>
    <w:rsid w:val="00D31DAB"/>
    <w:rsid w:val="00D363E4"/>
    <w:rsid w:val="00D4085F"/>
    <w:rsid w:val="00D40D61"/>
    <w:rsid w:val="00D40FC0"/>
    <w:rsid w:val="00D4230D"/>
    <w:rsid w:val="00D44824"/>
    <w:rsid w:val="00D46458"/>
    <w:rsid w:val="00D6378B"/>
    <w:rsid w:val="00D673CA"/>
    <w:rsid w:val="00D741C8"/>
    <w:rsid w:val="00D80187"/>
    <w:rsid w:val="00D857CB"/>
    <w:rsid w:val="00D8648B"/>
    <w:rsid w:val="00D9013C"/>
    <w:rsid w:val="00D90B94"/>
    <w:rsid w:val="00DA20DC"/>
    <w:rsid w:val="00DA4342"/>
    <w:rsid w:val="00DA7957"/>
    <w:rsid w:val="00DB1FEC"/>
    <w:rsid w:val="00DB2D7F"/>
    <w:rsid w:val="00DB5246"/>
    <w:rsid w:val="00DC25D8"/>
    <w:rsid w:val="00DC3A4D"/>
    <w:rsid w:val="00DC3BD5"/>
    <w:rsid w:val="00DC7CF7"/>
    <w:rsid w:val="00DE1355"/>
    <w:rsid w:val="00DE187D"/>
    <w:rsid w:val="00DE25D7"/>
    <w:rsid w:val="00DE2707"/>
    <w:rsid w:val="00DE7424"/>
    <w:rsid w:val="00DE7AAC"/>
    <w:rsid w:val="00DF371E"/>
    <w:rsid w:val="00DF48CF"/>
    <w:rsid w:val="00DF7AC7"/>
    <w:rsid w:val="00E0232A"/>
    <w:rsid w:val="00E026CC"/>
    <w:rsid w:val="00E030BA"/>
    <w:rsid w:val="00E0465D"/>
    <w:rsid w:val="00E10615"/>
    <w:rsid w:val="00E11C0B"/>
    <w:rsid w:val="00E11F01"/>
    <w:rsid w:val="00E13807"/>
    <w:rsid w:val="00E363DA"/>
    <w:rsid w:val="00E36852"/>
    <w:rsid w:val="00E41FC9"/>
    <w:rsid w:val="00E43087"/>
    <w:rsid w:val="00E433F7"/>
    <w:rsid w:val="00E455DD"/>
    <w:rsid w:val="00E51E85"/>
    <w:rsid w:val="00E548A1"/>
    <w:rsid w:val="00E61C3A"/>
    <w:rsid w:val="00E651B5"/>
    <w:rsid w:val="00E65978"/>
    <w:rsid w:val="00E73E86"/>
    <w:rsid w:val="00E77FF9"/>
    <w:rsid w:val="00E8044B"/>
    <w:rsid w:val="00E805E1"/>
    <w:rsid w:val="00EA0421"/>
    <w:rsid w:val="00EA17E2"/>
    <w:rsid w:val="00EA1BEA"/>
    <w:rsid w:val="00EA3291"/>
    <w:rsid w:val="00EB0CAC"/>
    <w:rsid w:val="00EB1815"/>
    <w:rsid w:val="00EC32B3"/>
    <w:rsid w:val="00EC695B"/>
    <w:rsid w:val="00ED4946"/>
    <w:rsid w:val="00EE4574"/>
    <w:rsid w:val="00EE46DB"/>
    <w:rsid w:val="00EE4B5E"/>
    <w:rsid w:val="00EE6CF2"/>
    <w:rsid w:val="00EF033B"/>
    <w:rsid w:val="00F00F63"/>
    <w:rsid w:val="00F01729"/>
    <w:rsid w:val="00F0688C"/>
    <w:rsid w:val="00F07868"/>
    <w:rsid w:val="00F11528"/>
    <w:rsid w:val="00F1276D"/>
    <w:rsid w:val="00F15651"/>
    <w:rsid w:val="00F20A3D"/>
    <w:rsid w:val="00F21BCA"/>
    <w:rsid w:val="00F226FF"/>
    <w:rsid w:val="00F26DF1"/>
    <w:rsid w:val="00F27D44"/>
    <w:rsid w:val="00F37616"/>
    <w:rsid w:val="00F37F05"/>
    <w:rsid w:val="00F440F9"/>
    <w:rsid w:val="00F44313"/>
    <w:rsid w:val="00F47859"/>
    <w:rsid w:val="00F47F91"/>
    <w:rsid w:val="00F5019E"/>
    <w:rsid w:val="00F50CFB"/>
    <w:rsid w:val="00F50D93"/>
    <w:rsid w:val="00F521C3"/>
    <w:rsid w:val="00F546EC"/>
    <w:rsid w:val="00F649EE"/>
    <w:rsid w:val="00F66ACF"/>
    <w:rsid w:val="00F67AD1"/>
    <w:rsid w:val="00F73834"/>
    <w:rsid w:val="00F7734F"/>
    <w:rsid w:val="00F773B0"/>
    <w:rsid w:val="00F80FB0"/>
    <w:rsid w:val="00F84597"/>
    <w:rsid w:val="00F92D2F"/>
    <w:rsid w:val="00F93767"/>
    <w:rsid w:val="00F953EC"/>
    <w:rsid w:val="00FA3DD4"/>
    <w:rsid w:val="00FA6710"/>
    <w:rsid w:val="00FB053E"/>
    <w:rsid w:val="00FB2E32"/>
    <w:rsid w:val="00FB4560"/>
    <w:rsid w:val="00FB6C3C"/>
    <w:rsid w:val="00FB7FEE"/>
    <w:rsid w:val="00FC2896"/>
    <w:rsid w:val="00FC2F82"/>
    <w:rsid w:val="00FC3085"/>
    <w:rsid w:val="00FC5AE4"/>
    <w:rsid w:val="00FE77EF"/>
    <w:rsid w:val="00FE7B06"/>
    <w:rsid w:val="00FF04AE"/>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77F0"/>
  <w15:chartTrackingRefBased/>
  <w15:docId w15:val="{1275F47D-8795-4AC5-9F5C-A505DD7B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24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data.worldbank.org/indicator/SE.TER.ENRR" TargetMode="External"/><Relationship Id="rId23" Type="http://schemas.openxmlformats.org/officeDocument/2006/relationships/fontTable" Target="fontTable.xml"/><Relationship Id="rId10" Type="http://schemas.openxmlformats.org/officeDocument/2006/relationships/image" Target="media/image2.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www.oecd.org/education/education-at-a-glance/" TargetMode="External"/><Relationship Id="rId2" Type="http://schemas.openxmlformats.org/officeDocument/2006/relationships/hyperlink" Target="https://data.worldbank.org/" TargetMode="External"/><Relationship Id="rId1" Type="http://schemas.openxmlformats.org/officeDocument/2006/relationships/hyperlink" Target="https://www.surf.nl/en/homepage" TargetMode="External"/><Relationship Id="rId6" Type="http://schemas.openxmlformats.org/officeDocument/2006/relationships/hyperlink" Target="https://www.gesis.org/eurobarometer-data-service/home/" TargetMode="External"/><Relationship Id="rId5" Type="http://schemas.openxmlformats.org/officeDocument/2006/relationships/hyperlink" Target="https://datahelpdesk.worldbank.org/knowledgebase/articles/906519" TargetMode="External"/><Relationship Id="rId4" Type="http://schemas.openxmlformats.org/officeDocument/2006/relationships/hyperlink" Target="https://www.scimagojr.com/countryrank.p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do\Desktop\shadow_libraries\bookzz_2016\basic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Libgen Mirror downloads 2014-15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Sheet2!$A$2:$A$136</c:f>
              <c:numCache>
                <c:formatCode>m/d/yyyy</c:formatCode>
                <c:ptCount val="135"/>
                <c:pt idx="0">
                  <c:v>41909</c:v>
                </c:pt>
                <c:pt idx="1">
                  <c:v>41910</c:v>
                </c:pt>
                <c:pt idx="2">
                  <c:v>41911</c:v>
                </c:pt>
                <c:pt idx="3">
                  <c:v>41912</c:v>
                </c:pt>
                <c:pt idx="4">
                  <c:v>41913</c:v>
                </c:pt>
                <c:pt idx="5">
                  <c:v>41914</c:v>
                </c:pt>
                <c:pt idx="6">
                  <c:v>41915</c:v>
                </c:pt>
                <c:pt idx="7">
                  <c:v>41916</c:v>
                </c:pt>
                <c:pt idx="8">
                  <c:v>41917</c:v>
                </c:pt>
                <c:pt idx="9">
                  <c:v>41918</c:v>
                </c:pt>
                <c:pt idx="10">
                  <c:v>41919</c:v>
                </c:pt>
                <c:pt idx="11">
                  <c:v>41920</c:v>
                </c:pt>
                <c:pt idx="12">
                  <c:v>41921</c:v>
                </c:pt>
                <c:pt idx="13">
                  <c:v>41922</c:v>
                </c:pt>
                <c:pt idx="14">
                  <c:v>41923</c:v>
                </c:pt>
                <c:pt idx="15">
                  <c:v>41924</c:v>
                </c:pt>
                <c:pt idx="16">
                  <c:v>41925</c:v>
                </c:pt>
                <c:pt idx="17">
                  <c:v>41926</c:v>
                </c:pt>
                <c:pt idx="18">
                  <c:v>41927</c:v>
                </c:pt>
                <c:pt idx="19">
                  <c:v>41928</c:v>
                </c:pt>
                <c:pt idx="20">
                  <c:v>41929</c:v>
                </c:pt>
                <c:pt idx="21">
                  <c:v>41930</c:v>
                </c:pt>
                <c:pt idx="22">
                  <c:v>41931</c:v>
                </c:pt>
                <c:pt idx="23">
                  <c:v>41932</c:v>
                </c:pt>
                <c:pt idx="24">
                  <c:v>41933</c:v>
                </c:pt>
                <c:pt idx="25">
                  <c:v>41934</c:v>
                </c:pt>
                <c:pt idx="26">
                  <c:v>41935</c:v>
                </c:pt>
                <c:pt idx="27">
                  <c:v>41936</c:v>
                </c:pt>
                <c:pt idx="28">
                  <c:v>41937</c:v>
                </c:pt>
                <c:pt idx="29">
                  <c:v>41938</c:v>
                </c:pt>
                <c:pt idx="30">
                  <c:v>41939</c:v>
                </c:pt>
                <c:pt idx="31">
                  <c:v>41940</c:v>
                </c:pt>
                <c:pt idx="32">
                  <c:v>41941</c:v>
                </c:pt>
                <c:pt idx="33">
                  <c:v>41942</c:v>
                </c:pt>
                <c:pt idx="34">
                  <c:v>41943</c:v>
                </c:pt>
                <c:pt idx="35">
                  <c:v>41944</c:v>
                </c:pt>
                <c:pt idx="36">
                  <c:v>41945</c:v>
                </c:pt>
                <c:pt idx="37">
                  <c:v>41946</c:v>
                </c:pt>
                <c:pt idx="38">
                  <c:v>41947</c:v>
                </c:pt>
                <c:pt idx="39">
                  <c:v>41948</c:v>
                </c:pt>
                <c:pt idx="40">
                  <c:v>41949</c:v>
                </c:pt>
                <c:pt idx="41">
                  <c:v>41950</c:v>
                </c:pt>
                <c:pt idx="42">
                  <c:v>41951</c:v>
                </c:pt>
                <c:pt idx="43">
                  <c:v>41961</c:v>
                </c:pt>
                <c:pt idx="44">
                  <c:v>41962</c:v>
                </c:pt>
                <c:pt idx="45">
                  <c:v>41963</c:v>
                </c:pt>
                <c:pt idx="46">
                  <c:v>41964</c:v>
                </c:pt>
                <c:pt idx="47">
                  <c:v>41965</c:v>
                </c:pt>
                <c:pt idx="48">
                  <c:v>41966</c:v>
                </c:pt>
                <c:pt idx="49">
                  <c:v>41967</c:v>
                </c:pt>
                <c:pt idx="50">
                  <c:v>41968</c:v>
                </c:pt>
                <c:pt idx="51">
                  <c:v>41969</c:v>
                </c:pt>
                <c:pt idx="52">
                  <c:v>41970</c:v>
                </c:pt>
                <c:pt idx="53">
                  <c:v>41971</c:v>
                </c:pt>
                <c:pt idx="54">
                  <c:v>41972</c:v>
                </c:pt>
                <c:pt idx="55">
                  <c:v>41973</c:v>
                </c:pt>
                <c:pt idx="56">
                  <c:v>41974</c:v>
                </c:pt>
                <c:pt idx="57">
                  <c:v>41975</c:v>
                </c:pt>
                <c:pt idx="58">
                  <c:v>41976</c:v>
                </c:pt>
                <c:pt idx="59">
                  <c:v>41977</c:v>
                </c:pt>
                <c:pt idx="60">
                  <c:v>41978</c:v>
                </c:pt>
                <c:pt idx="61">
                  <c:v>41979</c:v>
                </c:pt>
                <c:pt idx="62">
                  <c:v>41980</c:v>
                </c:pt>
                <c:pt idx="63">
                  <c:v>41981</c:v>
                </c:pt>
                <c:pt idx="64">
                  <c:v>41982</c:v>
                </c:pt>
                <c:pt idx="65">
                  <c:v>41983</c:v>
                </c:pt>
                <c:pt idx="66">
                  <c:v>41984</c:v>
                </c:pt>
                <c:pt idx="67">
                  <c:v>41985</c:v>
                </c:pt>
                <c:pt idx="68">
                  <c:v>41986</c:v>
                </c:pt>
                <c:pt idx="69">
                  <c:v>41987</c:v>
                </c:pt>
                <c:pt idx="70">
                  <c:v>41988</c:v>
                </c:pt>
                <c:pt idx="71">
                  <c:v>41989</c:v>
                </c:pt>
                <c:pt idx="72">
                  <c:v>41990</c:v>
                </c:pt>
                <c:pt idx="73">
                  <c:v>41991</c:v>
                </c:pt>
                <c:pt idx="74">
                  <c:v>41992</c:v>
                </c:pt>
                <c:pt idx="75">
                  <c:v>41993</c:v>
                </c:pt>
                <c:pt idx="76">
                  <c:v>41994</c:v>
                </c:pt>
                <c:pt idx="77">
                  <c:v>41995</c:v>
                </c:pt>
                <c:pt idx="78">
                  <c:v>41996</c:v>
                </c:pt>
                <c:pt idx="79">
                  <c:v>41997</c:v>
                </c:pt>
                <c:pt idx="80">
                  <c:v>41998</c:v>
                </c:pt>
                <c:pt idx="81">
                  <c:v>41999</c:v>
                </c:pt>
                <c:pt idx="82">
                  <c:v>42000</c:v>
                </c:pt>
                <c:pt idx="83">
                  <c:v>42001</c:v>
                </c:pt>
                <c:pt idx="84">
                  <c:v>42002</c:v>
                </c:pt>
                <c:pt idx="85">
                  <c:v>42003</c:v>
                </c:pt>
                <c:pt idx="86">
                  <c:v>42004</c:v>
                </c:pt>
                <c:pt idx="87">
                  <c:v>42005</c:v>
                </c:pt>
                <c:pt idx="88">
                  <c:v>42006</c:v>
                </c:pt>
                <c:pt idx="89">
                  <c:v>42007</c:v>
                </c:pt>
                <c:pt idx="90">
                  <c:v>42008</c:v>
                </c:pt>
                <c:pt idx="91">
                  <c:v>42009</c:v>
                </c:pt>
                <c:pt idx="92">
                  <c:v>42010</c:v>
                </c:pt>
                <c:pt idx="93">
                  <c:v>42011</c:v>
                </c:pt>
                <c:pt idx="94">
                  <c:v>42024</c:v>
                </c:pt>
                <c:pt idx="95">
                  <c:v>42025</c:v>
                </c:pt>
                <c:pt idx="96">
                  <c:v>42026</c:v>
                </c:pt>
                <c:pt idx="97">
                  <c:v>42027</c:v>
                </c:pt>
                <c:pt idx="98">
                  <c:v>42028</c:v>
                </c:pt>
                <c:pt idx="99">
                  <c:v>42029</c:v>
                </c:pt>
                <c:pt idx="100">
                  <c:v>42030</c:v>
                </c:pt>
                <c:pt idx="101">
                  <c:v>42031</c:v>
                </c:pt>
                <c:pt idx="102">
                  <c:v>42032</c:v>
                </c:pt>
                <c:pt idx="103">
                  <c:v>42033</c:v>
                </c:pt>
                <c:pt idx="104">
                  <c:v>42034</c:v>
                </c:pt>
                <c:pt idx="105">
                  <c:v>42035</c:v>
                </c:pt>
                <c:pt idx="106">
                  <c:v>42036</c:v>
                </c:pt>
                <c:pt idx="107">
                  <c:v>42037</c:v>
                </c:pt>
                <c:pt idx="108">
                  <c:v>42038</c:v>
                </c:pt>
                <c:pt idx="109">
                  <c:v>42039</c:v>
                </c:pt>
                <c:pt idx="110">
                  <c:v>42040</c:v>
                </c:pt>
                <c:pt idx="111">
                  <c:v>42041</c:v>
                </c:pt>
                <c:pt idx="112">
                  <c:v>42042</c:v>
                </c:pt>
                <c:pt idx="113">
                  <c:v>42043</c:v>
                </c:pt>
                <c:pt idx="114">
                  <c:v>42044</c:v>
                </c:pt>
                <c:pt idx="115">
                  <c:v>42045</c:v>
                </c:pt>
                <c:pt idx="116">
                  <c:v>42046</c:v>
                </c:pt>
                <c:pt idx="117">
                  <c:v>42047</c:v>
                </c:pt>
                <c:pt idx="118">
                  <c:v>42048</c:v>
                </c:pt>
                <c:pt idx="119">
                  <c:v>42049</c:v>
                </c:pt>
                <c:pt idx="120">
                  <c:v>42050</c:v>
                </c:pt>
                <c:pt idx="121">
                  <c:v>42051</c:v>
                </c:pt>
                <c:pt idx="122">
                  <c:v>42052</c:v>
                </c:pt>
                <c:pt idx="123">
                  <c:v>42053</c:v>
                </c:pt>
                <c:pt idx="124">
                  <c:v>42054</c:v>
                </c:pt>
                <c:pt idx="125">
                  <c:v>42055</c:v>
                </c:pt>
                <c:pt idx="126">
                  <c:v>42056</c:v>
                </c:pt>
                <c:pt idx="127">
                  <c:v>42057</c:v>
                </c:pt>
                <c:pt idx="128">
                  <c:v>42058</c:v>
                </c:pt>
                <c:pt idx="129">
                  <c:v>42059</c:v>
                </c:pt>
                <c:pt idx="130">
                  <c:v>42060</c:v>
                </c:pt>
                <c:pt idx="131">
                  <c:v>42061</c:v>
                </c:pt>
                <c:pt idx="132">
                  <c:v>42062</c:v>
                </c:pt>
                <c:pt idx="133">
                  <c:v>42063</c:v>
                </c:pt>
                <c:pt idx="134">
                  <c:v>42064</c:v>
                </c:pt>
              </c:numCache>
            </c:numRef>
          </c:cat>
          <c:val>
            <c:numRef>
              <c:f>Sheet2!$B$2:$B$136</c:f>
              <c:numCache>
                <c:formatCode>General</c:formatCode>
                <c:ptCount val="135"/>
                <c:pt idx="0">
                  <c:v>153307</c:v>
                </c:pt>
                <c:pt idx="1">
                  <c:v>130488</c:v>
                </c:pt>
                <c:pt idx="2">
                  <c:v>247448</c:v>
                </c:pt>
                <c:pt idx="3">
                  <c:v>210460</c:v>
                </c:pt>
                <c:pt idx="4">
                  <c:v>261143</c:v>
                </c:pt>
                <c:pt idx="5">
                  <c:v>178112</c:v>
                </c:pt>
                <c:pt idx="6">
                  <c:v>169737</c:v>
                </c:pt>
                <c:pt idx="7">
                  <c:v>147535</c:v>
                </c:pt>
                <c:pt idx="8">
                  <c:v>165311</c:v>
                </c:pt>
                <c:pt idx="9">
                  <c:v>182274</c:v>
                </c:pt>
                <c:pt idx="10">
                  <c:v>177532</c:v>
                </c:pt>
                <c:pt idx="11">
                  <c:v>166830</c:v>
                </c:pt>
                <c:pt idx="12">
                  <c:v>180338</c:v>
                </c:pt>
                <c:pt idx="13">
                  <c:v>170826</c:v>
                </c:pt>
                <c:pt idx="14">
                  <c:v>139237</c:v>
                </c:pt>
                <c:pt idx="15">
                  <c:v>44093</c:v>
                </c:pt>
                <c:pt idx="16">
                  <c:v>56868</c:v>
                </c:pt>
                <c:pt idx="17">
                  <c:v>202693</c:v>
                </c:pt>
                <c:pt idx="18">
                  <c:v>193648</c:v>
                </c:pt>
                <c:pt idx="19">
                  <c:v>187439</c:v>
                </c:pt>
                <c:pt idx="20">
                  <c:v>176807</c:v>
                </c:pt>
                <c:pt idx="21">
                  <c:v>162862</c:v>
                </c:pt>
                <c:pt idx="22">
                  <c:v>174526</c:v>
                </c:pt>
                <c:pt idx="23">
                  <c:v>179601</c:v>
                </c:pt>
                <c:pt idx="24">
                  <c:v>173744</c:v>
                </c:pt>
                <c:pt idx="25">
                  <c:v>158107</c:v>
                </c:pt>
                <c:pt idx="26">
                  <c:v>149368</c:v>
                </c:pt>
                <c:pt idx="27">
                  <c:v>140101</c:v>
                </c:pt>
                <c:pt idx="28">
                  <c:v>127758</c:v>
                </c:pt>
                <c:pt idx="29">
                  <c:v>130897</c:v>
                </c:pt>
                <c:pt idx="30">
                  <c:v>137545</c:v>
                </c:pt>
                <c:pt idx="31">
                  <c:v>140145</c:v>
                </c:pt>
                <c:pt idx="32">
                  <c:v>141171</c:v>
                </c:pt>
                <c:pt idx="33">
                  <c:v>136469</c:v>
                </c:pt>
                <c:pt idx="34">
                  <c:v>127675</c:v>
                </c:pt>
                <c:pt idx="35">
                  <c:v>128938</c:v>
                </c:pt>
                <c:pt idx="36">
                  <c:v>126767</c:v>
                </c:pt>
                <c:pt idx="37">
                  <c:v>130084</c:v>
                </c:pt>
                <c:pt idx="38">
                  <c:v>137723</c:v>
                </c:pt>
                <c:pt idx="39">
                  <c:v>146362</c:v>
                </c:pt>
                <c:pt idx="40">
                  <c:v>143267</c:v>
                </c:pt>
                <c:pt idx="41">
                  <c:v>136147</c:v>
                </c:pt>
                <c:pt idx="42">
                  <c:v>102739</c:v>
                </c:pt>
                <c:pt idx="43">
                  <c:v>146108</c:v>
                </c:pt>
                <c:pt idx="44">
                  <c:v>144762</c:v>
                </c:pt>
                <c:pt idx="45">
                  <c:v>138249</c:v>
                </c:pt>
                <c:pt idx="46">
                  <c:v>136497</c:v>
                </c:pt>
                <c:pt idx="47">
                  <c:v>129710</c:v>
                </c:pt>
                <c:pt idx="48">
                  <c:v>127838</c:v>
                </c:pt>
                <c:pt idx="49">
                  <c:v>144721</c:v>
                </c:pt>
                <c:pt idx="50">
                  <c:v>140831</c:v>
                </c:pt>
                <c:pt idx="51">
                  <c:v>138719</c:v>
                </c:pt>
                <c:pt idx="52">
                  <c:v>132823</c:v>
                </c:pt>
                <c:pt idx="53">
                  <c:v>128474</c:v>
                </c:pt>
                <c:pt idx="54">
                  <c:v>120092</c:v>
                </c:pt>
                <c:pt idx="55">
                  <c:v>123514</c:v>
                </c:pt>
                <c:pt idx="56">
                  <c:v>138095</c:v>
                </c:pt>
                <c:pt idx="57">
                  <c:v>144895</c:v>
                </c:pt>
                <c:pt idx="58">
                  <c:v>172308</c:v>
                </c:pt>
                <c:pt idx="59">
                  <c:v>135926</c:v>
                </c:pt>
                <c:pt idx="60">
                  <c:v>129035</c:v>
                </c:pt>
                <c:pt idx="61">
                  <c:v>121313</c:v>
                </c:pt>
                <c:pt idx="62">
                  <c:v>122714</c:v>
                </c:pt>
                <c:pt idx="63">
                  <c:v>136042</c:v>
                </c:pt>
                <c:pt idx="64">
                  <c:v>134451</c:v>
                </c:pt>
                <c:pt idx="65">
                  <c:v>132026</c:v>
                </c:pt>
                <c:pt idx="66">
                  <c:v>126951</c:v>
                </c:pt>
                <c:pt idx="67">
                  <c:v>123918</c:v>
                </c:pt>
                <c:pt idx="68">
                  <c:v>117794</c:v>
                </c:pt>
                <c:pt idx="69">
                  <c:v>119145</c:v>
                </c:pt>
                <c:pt idx="70">
                  <c:v>131285</c:v>
                </c:pt>
                <c:pt idx="71">
                  <c:v>129181</c:v>
                </c:pt>
                <c:pt idx="72">
                  <c:v>127852</c:v>
                </c:pt>
                <c:pt idx="73">
                  <c:v>122499</c:v>
                </c:pt>
                <c:pt idx="74">
                  <c:v>118430</c:v>
                </c:pt>
                <c:pt idx="75">
                  <c:v>110390</c:v>
                </c:pt>
                <c:pt idx="76">
                  <c:v>117027</c:v>
                </c:pt>
                <c:pt idx="77">
                  <c:v>133361</c:v>
                </c:pt>
                <c:pt idx="78">
                  <c:v>131703</c:v>
                </c:pt>
                <c:pt idx="79">
                  <c:v>117115</c:v>
                </c:pt>
                <c:pt idx="80">
                  <c:v>102108</c:v>
                </c:pt>
                <c:pt idx="81">
                  <c:v>112941</c:v>
                </c:pt>
                <c:pt idx="82">
                  <c:v>110168</c:v>
                </c:pt>
                <c:pt idx="83">
                  <c:v>112899</c:v>
                </c:pt>
                <c:pt idx="84">
                  <c:v>122709</c:v>
                </c:pt>
                <c:pt idx="85">
                  <c:v>122978</c:v>
                </c:pt>
                <c:pt idx="86">
                  <c:v>104998</c:v>
                </c:pt>
                <c:pt idx="87">
                  <c:v>97685</c:v>
                </c:pt>
                <c:pt idx="88">
                  <c:v>118179</c:v>
                </c:pt>
                <c:pt idx="89">
                  <c:v>118789</c:v>
                </c:pt>
                <c:pt idx="90">
                  <c:v>132896</c:v>
                </c:pt>
                <c:pt idx="91">
                  <c:v>144768</c:v>
                </c:pt>
                <c:pt idx="92">
                  <c:v>134730</c:v>
                </c:pt>
                <c:pt idx="93">
                  <c:v>54523</c:v>
                </c:pt>
                <c:pt idx="94">
                  <c:v>141826</c:v>
                </c:pt>
                <c:pt idx="95">
                  <c:v>136764</c:v>
                </c:pt>
                <c:pt idx="96">
                  <c:v>136986</c:v>
                </c:pt>
                <c:pt idx="97">
                  <c:v>127175</c:v>
                </c:pt>
                <c:pt idx="98">
                  <c:v>114896</c:v>
                </c:pt>
                <c:pt idx="99">
                  <c:v>114871</c:v>
                </c:pt>
                <c:pt idx="100">
                  <c:v>140670</c:v>
                </c:pt>
                <c:pt idx="101">
                  <c:v>143978</c:v>
                </c:pt>
                <c:pt idx="102">
                  <c:v>136859</c:v>
                </c:pt>
                <c:pt idx="103">
                  <c:v>133565</c:v>
                </c:pt>
                <c:pt idx="104">
                  <c:v>128948</c:v>
                </c:pt>
                <c:pt idx="105">
                  <c:v>118448</c:v>
                </c:pt>
                <c:pt idx="106">
                  <c:v>117873</c:v>
                </c:pt>
                <c:pt idx="107">
                  <c:v>133226</c:v>
                </c:pt>
                <c:pt idx="108">
                  <c:v>137790</c:v>
                </c:pt>
                <c:pt idx="109">
                  <c:v>135567</c:v>
                </c:pt>
                <c:pt idx="110">
                  <c:v>145851</c:v>
                </c:pt>
                <c:pt idx="111">
                  <c:v>138633</c:v>
                </c:pt>
                <c:pt idx="112">
                  <c:v>124044</c:v>
                </c:pt>
                <c:pt idx="113">
                  <c:v>123941</c:v>
                </c:pt>
                <c:pt idx="114">
                  <c:v>136052</c:v>
                </c:pt>
                <c:pt idx="115">
                  <c:v>139485</c:v>
                </c:pt>
                <c:pt idx="116">
                  <c:v>138532</c:v>
                </c:pt>
                <c:pt idx="117">
                  <c:v>130564</c:v>
                </c:pt>
                <c:pt idx="118">
                  <c:v>130458</c:v>
                </c:pt>
                <c:pt idx="119">
                  <c:v>118435</c:v>
                </c:pt>
                <c:pt idx="120">
                  <c:v>117186</c:v>
                </c:pt>
                <c:pt idx="121">
                  <c:v>133135</c:v>
                </c:pt>
                <c:pt idx="122">
                  <c:v>138204</c:v>
                </c:pt>
                <c:pt idx="123">
                  <c:v>127237</c:v>
                </c:pt>
                <c:pt idx="124">
                  <c:v>125815</c:v>
                </c:pt>
                <c:pt idx="125">
                  <c:v>128022</c:v>
                </c:pt>
                <c:pt idx="126">
                  <c:v>116452</c:v>
                </c:pt>
                <c:pt idx="127">
                  <c:v>118211</c:v>
                </c:pt>
                <c:pt idx="128">
                  <c:v>133171</c:v>
                </c:pt>
                <c:pt idx="129">
                  <c:v>135663</c:v>
                </c:pt>
                <c:pt idx="130">
                  <c:v>134242</c:v>
                </c:pt>
                <c:pt idx="131">
                  <c:v>129821</c:v>
                </c:pt>
                <c:pt idx="132">
                  <c:v>121670</c:v>
                </c:pt>
                <c:pt idx="133">
                  <c:v>113692</c:v>
                </c:pt>
                <c:pt idx="134">
                  <c:v>52934</c:v>
                </c:pt>
              </c:numCache>
            </c:numRef>
          </c:val>
          <c:extLst>
            <c:ext xmlns:c16="http://schemas.microsoft.com/office/drawing/2014/chart" uri="{C3380CC4-5D6E-409C-BE32-E72D297353CC}">
              <c16:uniqueId val="{00000000-3060-4AE5-837F-648B55ABC709}"/>
            </c:ext>
          </c:extLst>
        </c:ser>
        <c:dLbls>
          <c:showLegendKey val="0"/>
          <c:showVal val="0"/>
          <c:showCatName val="0"/>
          <c:showSerName val="0"/>
          <c:showPercent val="0"/>
          <c:showBubbleSize val="0"/>
        </c:dLbls>
        <c:gapWidth val="219"/>
        <c:overlap val="-27"/>
        <c:axId val="78528255"/>
        <c:axId val="78532831"/>
      </c:barChart>
      <c:dateAx>
        <c:axId val="7852825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32831"/>
        <c:crosses val="autoZero"/>
        <c:auto val="1"/>
        <c:lblOffset val="100"/>
        <c:baseTimeUnit val="days"/>
      </c:dateAx>
      <c:valAx>
        <c:axId val="7853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2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B11CA-43F4-47FE-8C25-49E615FB1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23</Pages>
  <Words>16820</Words>
  <Characters>95879</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dc:creator>
  <cp:keywords/>
  <dc:description/>
  <cp:lastModifiedBy>Daniel Antal</cp:lastModifiedBy>
  <cp:revision>2</cp:revision>
  <dcterms:created xsi:type="dcterms:W3CDTF">2020-04-20T11:40:00Z</dcterms:created>
  <dcterms:modified xsi:type="dcterms:W3CDTF">2020-04-20T11:40:00Z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id="pmbQ2sjG"/&gt;&lt;style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