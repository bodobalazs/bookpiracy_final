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5260CB3" w:rsidR="0094336B" w:rsidRDefault="004B385C" w:rsidP="00E433F7">
      <w:pPr>
        <w:jc w:val="both"/>
        <w:rPr>
          <w:b/>
          <w:bCs/>
        </w:rPr>
      </w:pPr>
      <w:r>
        <w:rPr>
          <w:b/>
          <w:bCs/>
        </w:rPr>
        <w:t xml:space="preserve">Open access is not a panacea, even if it’s radical </w:t>
      </w:r>
      <w:r w:rsidR="0094336B">
        <w:rPr>
          <w:b/>
          <w:bCs/>
        </w:rPr>
        <w:t xml:space="preserve">– an empirical study on the role of shadow libraries in </w:t>
      </w:r>
      <w:r w:rsidR="00F7734F">
        <w:rPr>
          <w:b/>
          <w:bCs/>
        </w:rPr>
        <w:t xml:space="preserve">closing the knowledge access inequalities </w:t>
      </w:r>
    </w:p>
    <w:p w14:paraId="2FD7153A" w14:textId="147F39A4" w:rsidR="00F7734F" w:rsidRDefault="0047090F" w:rsidP="00E433F7">
      <w:pPr>
        <w:jc w:val="both"/>
        <w:rPr>
          <w:b/>
          <w:bCs/>
        </w:rPr>
      </w:pPr>
      <w:proofErr w:type="spellStart"/>
      <w:r>
        <w:rPr>
          <w:b/>
          <w:bCs/>
        </w:rPr>
        <w:t>Balazs</w:t>
      </w:r>
      <w:proofErr w:type="spellEnd"/>
      <w:r>
        <w:rPr>
          <w:b/>
          <w:bCs/>
        </w:rPr>
        <w:t xml:space="preserve"> Bodo (University of Amsterdam), Daniel Antal </w:t>
      </w:r>
      <w:r w:rsidR="00F73834">
        <w:rPr>
          <w:b/>
          <w:bCs/>
        </w:rPr>
        <w:t>(</w:t>
      </w:r>
      <w:r w:rsidR="00F73834" w:rsidRPr="00F73834">
        <w:rPr>
          <w:b/>
          <w:bCs/>
        </w:rPr>
        <w:t>CEEMID</w:t>
      </w:r>
      <w:r w:rsidR="00F73834">
        <w:rPr>
          <w:b/>
          <w:bCs/>
        </w:rPr>
        <w:t>), Zoltan Puha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0875EBB0"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B53CED">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B53CED" w:rsidRPr="00B53CED">
        <w:rPr>
          <w:rFonts w:ascii="Calibri" w:hAnsi="Calibri" w:cs="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w:t>
      </w:r>
      <w:proofErr w:type="spellStart"/>
      <w:r w:rsidR="00CB0558">
        <w:rPr>
          <w:bCs/>
        </w:rPr>
        <w:t>LibGen</w:t>
      </w:r>
      <w:proofErr w:type="spellEnd"/>
      <w:r w:rsidR="00CB0558">
        <w:rPr>
          <w:bCs/>
        </w:rPr>
        <w:t xml:space="preserve">)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385643F5" w:rsidR="004E0618" w:rsidRDefault="004E0618" w:rsidP="00E433F7">
      <w:pPr>
        <w:jc w:val="both"/>
        <w:rPr>
          <w:bCs/>
        </w:rPr>
      </w:pPr>
      <w:proofErr w:type="spellStart"/>
      <w:r>
        <w:rPr>
          <w:bCs/>
        </w:rPr>
        <w:t>LibGen</w:t>
      </w:r>
      <w:proofErr w:type="spellEnd"/>
      <w:r>
        <w:rPr>
          <w:bCs/>
        </w:rPr>
        <w:t xml:space="preserve">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proofErr w:type="spellStart"/>
      <w:r w:rsidR="004F5462">
        <w:rPr>
          <w:bCs/>
        </w:rPr>
        <w:t>SciH</w:t>
      </w:r>
      <w:r w:rsidR="0045090B">
        <w:rPr>
          <w:bCs/>
        </w:rPr>
        <w:t>ub</w:t>
      </w:r>
      <w:proofErr w:type="spellEnd"/>
      <w:r w:rsidR="0045090B">
        <w:rPr>
          <w:bCs/>
        </w:rPr>
        <w:t xml:space="preserve">,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027BC5">
        <w:rPr>
          <w:bCs/>
        </w:rPr>
        <w:t xml:space="preserve">, and </w:t>
      </w:r>
      <w:r w:rsidR="00563507">
        <w:rPr>
          <w:bCs/>
        </w:rPr>
        <w:t>a separate catalogue of literary works and comics.</w:t>
      </w:r>
    </w:p>
    <w:p w14:paraId="20C84C5A" w14:textId="7F3AED68" w:rsidR="00B442E3" w:rsidRDefault="00563507" w:rsidP="00E433F7">
      <w:pPr>
        <w:jc w:val="both"/>
        <w:rPr>
          <w:bCs/>
        </w:rPr>
      </w:pPr>
      <w:r>
        <w:rPr>
          <w:bCs/>
        </w:rPr>
        <w:lastRenderedPageBreak/>
        <w:t xml:space="preserve">The legal status of </w:t>
      </w:r>
      <w:proofErr w:type="spellStart"/>
      <w:r>
        <w:rPr>
          <w:bCs/>
        </w:rPr>
        <w:t>LibGen</w:t>
      </w:r>
      <w:proofErr w:type="spellEnd"/>
      <w:r>
        <w:rPr>
          <w:bCs/>
        </w:rPr>
        <w:t xml:space="preserve">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w:t>
      </w:r>
      <w:r w:rsidR="00027BC5">
        <w:rPr>
          <w:bCs/>
        </w:rPr>
        <w:t xml:space="preserve">the sites </w:t>
      </w:r>
      <w:proofErr w:type="spellStart"/>
      <w:r w:rsidR="003F1709">
        <w:rPr>
          <w:bCs/>
        </w:rPr>
        <w:t>SciHub</w:t>
      </w:r>
      <w:proofErr w:type="spellEnd"/>
      <w:r w:rsidR="003F1709">
        <w:rPr>
          <w:bCs/>
        </w:rPr>
        <w:t>, L</w:t>
      </w:r>
      <w:r w:rsidR="00433F88">
        <w:rPr>
          <w:bCs/>
        </w:rPr>
        <w:t>ibrary Genesis, and their operators, finding them liable for willful copyright infringement,</w:t>
      </w:r>
      <w:r w:rsidR="001720A4">
        <w:rPr>
          <w:bCs/>
        </w:rPr>
        <w:t xml:space="preserve"> ordering Alexand</w:t>
      </w:r>
      <w:r w:rsidR="00433F88">
        <w:rPr>
          <w:bCs/>
        </w:rPr>
        <w:t xml:space="preserve">ra </w:t>
      </w:r>
      <w:proofErr w:type="spellStart"/>
      <w:r w:rsidR="00433F88">
        <w:rPr>
          <w:bCs/>
        </w:rPr>
        <w:t>Elbakyan</w:t>
      </w:r>
      <w:proofErr w:type="spellEnd"/>
      <w:r w:rsidR="00433F88">
        <w:rPr>
          <w:bCs/>
        </w:rPr>
        <w:t>,</w:t>
      </w:r>
      <w:r w:rsidR="001720A4">
        <w:rPr>
          <w:bCs/>
        </w:rPr>
        <w:t xml:space="preserve"> the operator of </w:t>
      </w:r>
      <w:proofErr w:type="spellStart"/>
      <w:r w:rsidR="001720A4">
        <w:rPr>
          <w:bCs/>
        </w:rPr>
        <w:t>SciHu</w:t>
      </w:r>
      <w:r w:rsidR="00433F88">
        <w:rPr>
          <w:bCs/>
        </w:rPr>
        <w:t>b</w:t>
      </w:r>
      <w:proofErr w:type="spellEnd"/>
      <w:r w:rsidR="00433F88">
        <w:rPr>
          <w:bCs/>
        </w:rPr>
        <w:t xml:space="preserve">, and the anonymous </w:t>
      </w:r>
      <w:r w:rsidR="001720A4">
        <w:rPr>
          <w:bCs/>
        </w:rPr>
        <w:t xml:space="preserve">operators of </w:t>
      </w:r>
      <w:proofErr w:type="spellStart"/>
      <w:r w:rsidR="001720A4">
        <w:rPr>
          <w:bCs/>
        </w:rPr>
        <w:t>LibGen</w:t>
      </w:r>
      <w:proofErr w:type="spellEnd"/>
      <w:r w:rsidR="001720A4">
        <w:rPr>
          <w:bCs/>
        </w:rPr>
        <w:t xml:space="preserve"> to pay damages of $15M, and confiscat</w:t>
      </w:r>
      <w:r w:rsidR="00027BC5">
        <w:rPr>
          <w:bCs/>
        </w:rPr>
        <w:t>ing</w:t>
      </w:r>
      <w:r w:rsidR="001720A4">
        <w:rPr>
          <w:bCs/>
        </w:rPr>
        <w:t xml:space="preserve">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w:t>
      </w:r>
      <w:r w:rsidR="00027BC5">
        <w:rPr>
          <w:bCs/>
        </w:rPr>
        <w:t xml:space="preserve">were at certain points in time </w:t>
      </w:r>
      <w:r w:rsidR="001562CA">
        <w:rPr>
          <w:bCs/>
        </w:rPr>
        <w:t xml:space="preserve">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w:t>
      </w:r>
      <w:r w:rsidR="00027BC5">
        <w:rPr>
          <w:bCs/>
        </w:rPr>
        <w:t xml:space="preserve">have also been </w:t>
      </w:r>
      <w:r w:rsidR="004F5462">
        <w:rPr>
          <w:bCs/>
        </w:rPr>
        <w:t xml:space="preserve">filtering links to </w:t>
      </w:r>
      <w:proofErr w:type="spellStart"/>
      <w:r w:rsidR="004F5462">
        <w:rPr>
          <w:bCs/>
        </w:rPr>
        <w:t>LibGen</w:t>
      </w:r>
      <w:proofErr w:type="spellEnd"/>
      <w:r w:rsidR="001C6E01">
        <w:rPr>
          <w:bCs/>
        </w:rPr>
        <w:t>.</w:t>
      </w:r>
    </w:p>
    <w:p w14:paraId="3F25E559" w14:textId="12B29F67" w:rsidR="00E0232A" w:rsidRDefault="00FB4560" w:rsidP="00E433F7">
      <w:pPr>
        <w:jc w:val="both"/>
        <w:rPr>
          <w:bCs/>
        </w:rPr>
      </w:pPr>
      <w:r>
        <w:rPr>
          <w:bCs/>
        </w:rPr>
        <w:t>The administrato</w:t>
      </w:r>
      <w:r w:rsidRPr="00FB4560">
        <w:rPr>
          <w:bCs/>
        </w:rPr>
        <w:t xml:space="preserve">rs of </w:t>
      </w:r>
      <w:proofErr w:type="spellStart"/>
      <w:r w:rsidRPr="00FB4560">
        <w:rPr>
          <w:bCs/>
        </w:rPr>
        <w:t>LibGen</w:t>
      </w:r>
      <w:proofErr w:type="spellEnd"/>
      <w:r w:rsidRPr="00FB4560">
        <w:rPr>
          <w:bCs/>
        </w:rPr>
        <w:t xml:space="preserve"> </w:t>
      </w:r>
      <w:r>
        <w:rPr>
          <w:bCs/>
        </w:rPr>
        <w:t>(and for that matter</w:t>
      </w:r>
      <w:r w:rsidR="00AB5F99">
        <w:rPr>
          <w:bCs/>
        </w:rPr>
        <w:t>,</w:t>
      </w:r>
      <w:r>
        <w:rPr>
          <w:bCs/>
        </w:rPr>
        <w:t xml:space="preserve"> </w:t>
      </w:r>
      <w:proofErr w:type="spellStart"/>
      <w:r>
        <w:rPr>
          <w:bCs/>
        </w:rPr>
        <w:t>SciHub</w:t>
      </w:r>
      <w:proofErr w:type="spellEnd"/>
      <w:r>
        <w:rPr>
          <w:bCs/>
        </w:rPr>
        <w:t xml:space="preserve">)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 if there were no legal, economic, or institutional barriers to </w:t>
      </w:r>
      <w:r w:rsidR="00865774">
        <w:rPr>
          <w:bCs/>
        </w:rPr>
        <w:t>the circulation of scholarly knowledge</w:t>
      </w:r>
      <w:r w:rsidR="00DC25D8">
        <w:rPr>
          <w:bCs/>
        </w:rPr>
        <w:t>.</w:t>
      </w:r>
    </w:p>
    <w:p w14:paraId="2BDC5A34" w14:textId="4409C139"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xml:space="preserve">. Access control regimes </w:t>
      </w:r>
      <w:r w:rsidR="00027BC5">
        <w:rPr>
          <w:bCs/>
        </w:rPr>
        <w:t>affected</w:t>
      </w:r>
      <w:r w:rsidR="008A09E4">
        <w:rPr>
          <w:bCs/>
        </w:rPr>
        <w:t xml:space="preserve">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027BC5">
        <w:rPr>
          <w:bCs/>
        </w:rPr>
        <w:t xml:space="preserve">, or cancelled some contracts with journal publishers </w:t>
      </w:r>
      <w:r w:rsidR="00027BC5">
        <w:rPr>
          <w:bCs/>
        </w:rPr>
        <w:fldChar w:fldCharType="begin"/>
      </w:r>
      <w:r w:rsidR="00027BC5">
        <w:rPr>
          <w:bCs/>
        </w:rPr>
        <w:instrText xml:space="preserve"> ADDIN ZOTERO_ITEM CSL_CITATION {"citationID":"Ey9Eh05J","properties":{"formattedCitation":"(Gaind 2019)","plainCitation":"(Gaind 2019)","noteIndex":0},"citationItems":[{"id":3941,"uris":["http://zotero.org/users/5580658/items/NB7V3I2L"],"uri":["http://zotero.org/users/5580658/items/NB7V3I2L"],"itemData":{"id":3941,"type":"article-journal","abstract":"University of California and Dutch publisher fail to strike deal that would allow researchers to publish under open-access terms.","container-title":"Nature","DOI":"10.1038/d41586-019-00758-x","issue":"7746","language":"en","note":"number: 7746\npublisher: Nature Publishing Group","page":"15-16","source":"www.nature.com","title":"Huge US university cancels subscription with Elsevier","volume":"567","author":[{"family":"Gaind","given":"Nisha"}],"issued":{"date-parts":[["2019",2,28]]}}}],"schema":"https://github.com/citation-style-language/schema/raw/master/csl-citation.json"} </w:instrText>
      </w:r>
      <w:r w:rsidR="00027BC5">
        <w:rPr>
          <w:bCs/>
        </w:rPr>
        <w:fldChar w:fldCharType="separate"/>
      </w:r>
      <w:r w:rsidR="00027BC5" w:rsidRPr="00027BC5">
        <w:rPr>
          <w:rFonts w:ascii="Calibri" w:hAnsi="Calibri" w:cs="Calibri"/>
        </w:rPr>
        <w:t>(Gaind 2019)</w:t>
      </w:r>
      <w:r w:rsidR="00027BC5">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 xml:space="preserve">(Kwon 2018; Unit 2019; Max Planck </w:t>
      </w:r>
      <w:r w:rsidR="00FB053E" w:rsidRPr="00FB053E">
        <w:rPr>
          <w:rFonts w:ascii="Calibri" w:hAnsi="Calibri" w:cs="Calibri"/>
        </w:rPr>
        <w:lastRenderedPageBreak/>
        <w:t>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t xml:space="preserve">Shadow libraries such as Library Genesis </w:t>
      </w:r>
      <w:r w:rsidR="00957C4D">
        <w:rPr>
          <w:bCs/>
        </w:rPr>
        <w:t xml:space="preserve">and </w:t>
      </w:r>
      <w:proofErr w:type="spellStart"/>
      <w:r w:rsidR="00957C4D">
        <w:rPr>
          <w:bCs/>
        </w:rPr>
        <w:t>SciHub</w:t>
      </w:r>
      <w:proofErr w:type="spellEnd"/>
      <w:r w:rsidR="00957C4D">
        <w:rPr>
          <w:bCs/>
        </w:rPr>
        <w:t xml:space="preserve">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w:t>
      </w:r>
      <w:proofErr w:type="spellStart"/>
      <w:r w:rsidR="00211798" w:rsidRPr="00211798">
        <w:rPr>
          <w:rFonts w:ascii="Calibri" w:hAnsi="Calibri" w:cs="Calibri"/>
        </w:rPr>
        <w:t>Elbakyan</w:t>
      </w:r>
      <w:proofErr w:type="spellEnd"/>
      <w:r w:rsidR="00211798" w:rsidRPr="00211798">
        <w:rPr>
          <w:rFonts w:ascii="Calibri" w:hAnsi="Calibri" w:cs="Calibri"/>
        </w:rPr>
        <w:t xml:space="preserve"> 2016)</w:t>
      </w:r>
      <w:r w:rsidR="00211798">
        <w:rPr>
          <w:bCs/>
        </w:rPr>
        <w:fldChar w:fldCharType="end"/>
      </w:r>
      <w:r w:rsidR="00211798">
        <w:rPr>
          <w:bCs/>
        </w:rPr>
        <w:t>, the administra</w:t>
      </w:r>
      <w:r>
        <w:rPr>
          <w:bCs/>
        </w:rPr>
        <w:t xml:space="preserve">tor of </w:t>
      </w:r>
      <w:proofErr w:type="spellStart"/>
      <w:r>
        <w:rPr>
          <w:bCs/>
        </w:rPr>
        <w:t>SciHub</w:t>
      </w:r>
      <w:proofErr w:type="spellEnd"/>
      <w:r>
        <w:rPr>
          <w:bCs/>
        </w:rPr>
        <w:t xml:space="preserve">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w:t>
      </w:r>
      <w:proofErr w:type="spellStart"/>
      <w:r w:rsidR="00D741C8">
        <w:rPr>
          <w:bCs/>
        </w:rPr>
        <w:t>LibGen</w:t>
      </w:r>
      <w:proofErr w:type="spellEnd"/>
      <w:r w:rsidR="00D741C8">
        <w:rPr>
          <w:bCs/>
        </w:rPr>
        <w:t xml:space="preserve"> catalogue, and the dataset on </w:t>
      </w:r>
      <w:proofErr w:type="spellStart"/>
      <w:r w:rsidR="00D741C8">
        <w:rPr>
          <w:bCs/>
        </w:rPr>
        <w:t>SciHub</w:t>
      </w:r>
      <w:proofErr w:type="spellEnd"/>
      <w:r w:rsidR="00D741C8">
        <w:rPr>
          <w:bCs/>
        </w:rPr>
        <w:t xml:space="preserve"> usage released by </w:t>
      </w:r>
      <w:proofErr w:type="spellStart"/>
      <w:r w:rsidR="00674109" w:rsidRPr="00EE46DB">
        <w:rPr>
          <w:bCs/>
        </w:rPr>
        <w:t>Elbakyan</w:t>
      </w:r>
      <w:proofErr w:type="spellEnd"/>
      <w:r w:rsidR="00674109" w:rsidRPr="00EE46DB">
        <w:rPr>
          <w:bCs/>
        </w:rPr>
        <w:t xml:space="preserve"> </w:t>
      </w:r>
      <w:r w:rsidR="00674109">
        <w:rPr>
          <w:bCs/>
        </w:rPr>
        <w:t>in</w:t>
      </w:r>
      <w:r w:rsidR="00D741C8">
        <w:rPr>
          <w:bCs/>
        </w:rPr>
        <w:t xml:space="preserve"> 2016 </w:t>
      </w:r>
      <w:r w:rsidR="00E11F01" w:rsidRPr="00EE46DB">
        <w:rPr>
          <w:bCs/>
        </w:rPr>
        <w:t>(</w:t>
      </w:r>
      <w:proofErr w:type="spellStart"/>
      <w:r w:rsidR="00E11F01" w:rsidRPr="00EE46DB">
        <w:rPr>
          <w:bCs/>
        </w:rPr>
        <w:t>Elbakyan</w:t>
      </w:r>
      <w:proofErr w:type="spellEnd"/>
      <w:r w:rsidR="00E11F01" w:rsidRPr="00EE46DB">
        <w:rPr>
          <w:bCs/>
        </w:rPr>
        <w:t xml:space="preserve">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w:t>
      </w:r>
      <w:proofErr w:type="spellStart"/>
      <w:r w:rsidR="00914F2B">
        <w:rPr>
          <w:bCs/>
        </w:rPr>
        <w:t>LibGen</w:t>
      </w:r>
      <w:proofErr w:type="spellEnd"/>
      <w:r w:rsidR="00914F2B">
        <w:rPr>
          <w:bCs/>
        </w:rPr>
        <w:t xml:space="preserve"> usage </w:t>
      </w:r>
      <w:r w:rsidR="00643DDE">
        <w:rPr>
          <w:bCs/>
        </w:rPr>
        <w:t xml:space="preserve">from 2012 and finds that the most popular titles in </w:t>
      </w:r>
      <w:proofErr w:type="spellStart"/>
      <w:r w:rsidR="00643DDE">
        <w:rPr>
          <w:bCs/>
        </w:rPr>
        <w:t>LibGen</w:t>
      </w:r>
      <w:proofErr w:type="spellEnd"/>
      <w:r w:rsidR="00643DDE">
        <w:rPr>
          <w:bCs/>
        </w:rPr>
        <w:t xml:space="preserve">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68173019"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w:t>
      </w:r>
      <w:r w:rsidR="00027BC5">
        <w:rPr>
          <w:bCs/>
        </w:rPr>
        <w:t xml:space="preserve">in </w:t>
      </w:r>
      <w:r>
        <w:rPr>
          <w:bCs/>
        </w:rPr>
        <w:t xml:space="preserve">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w:t>
      </w:r>
      <w:proofErr w:type="spellStart"/>
      <w:r w:rsidR="00C45548">
        <w:rPr>
          <w:bCs/>
        </w:rPr>
        <w:t>SciHub</w:t>
      </w:r>
      <w:proofErr w:type="spellEnd"/>
      <w:r w:rsidR="00C45548">
        <w:rPr>
          <w:bCs/>
        </w:rPr>
        <w:t>,</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t>
      </w:r>
      <w:r w:rsidR="00930235">
        <w:rPr>
          <w:bCs/>
        </w:rPr>
        <w:lastRenderedPageBreak/>
        <w:t xml:space="preserve">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w:t>
      </w:r>
      <w:proofErr w:type="spellStart"/>
      <w:r w:rsidR="00E11F01" w:rsidRPr="00EE46DB">
        <w:rPr>
          <w:bCs/>
        </w:rPr>
        <w:t>SciHub</w:t>
      </w:r>
      <w:proofErr w:type="spellEnd"/>
      <w:r w:rsidR="00E11F01" w:rsidRPr="00EE46DB">
        <w:rPr>
          <w:bCs/>
        </w:rPr>
        <w:t xml:space="preserve">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174C02AD"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6D64EA">
        <w:rPr>
          <w:bCs/>
        </w:rPr>
        <w:t>income</w:t>
      </w:r>
      <w:r w:rsidR="00432579">
        <w:rPr>
          <w:bCs/>
        </w:rPr>
        <w:t>-related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3AC6B83E" w:rsidR="00EE46DB" w:rsidRPr="00EE46DB" w:rsidRDefault="00E030BA" w:rsidP="00E433F7">
      <w:pPr>
        <w:jc w:val="both"/>
        <w:rPr>
          <w:bCs/>
        </w:rPr>
      </w:pPr>
      <w:r>
        <w:rPr>
          <w:bCs/>
        </w:rPr>
        <w:t xml:space="preserve">Multiple sites offer access to books in the </w:t>
      </w:r>
      <w:proofErr w:type="spellStart"/>
      <w:r>
        <w:rPr>
          <w:bCs/>
        </w:rPr>
        <w:t>LibGen</w:t>
      </w:r>
      <w:proofErr w:type="spellEnd"/>
      <w:r>
        <w:rPr>
          <w:bCs/>
        </w:rPr>
        <w:t xml:space="preserve"> database. </w:t>
      </w:r>
      <w:r w:rsidR="00EE46DB" w:rsidRPr="00EE46DB">
        <w:rPr>
          <w:bCs/>
        </w:rPr>
        <w:t xml:space="preserve">The dataset we analyze herein is a weblog of one of </w:t>
      </w:r>
      <w:r>
        <w:rPr>
          <w:bCs/>
        </w:rPr>
        <w:t xml:space="preserve">such </w:t>
      </w:r>
      <w:proofErr w:type="spellStart"/>
      <w:r w:rsidR="00EE46DB" w:rsidRPr="00EE46DB">
        <w:rPr>
          <w:bCs/>
        </w:rPr>
        <w:t>LibGen</w:t>
      </w:r>
      <w:proofErr w:type="spellEnd"/>
      <w:r w:rsidR="00EE46DB" w:rsidRPr="00EE46DB">
        <w:rPr>
          <w:bCs/>
        </w:rPr>
        <w:t xml:space="preserve">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w:t>
      </w:r>
      <w:r w:rsidR="00A30AA8">
        <w:rPr>
          <w:bCs/>
        </w:rPr>
        <w:t xml:space="preserve">and traffic from known TOR exit servers, </w:t>
      </w:r>
      <w:r w:rsidR="00EE46DB" w:rsidRPr="00EE46DB">
        <w:rPr>
          <w:bCs/>
        </w:rPr>
        <w:t xml:space="preserve">the logs contained 16.133.680 records over a period of 135 days from between 09/27/2014 and 03/01/2015. </w:t>
      </w:r>
      <w:r w:rsidR="00414DCD">
        <w:rPr>
          <w:bCs/>
        </w:rPr>
        <w:lastRenderedPageBreak/>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fldSimple w:instr=" SEQ Figure \* ARABIC ">
        <w:r w:rsidR="00927D97">
          <w:rPr>
            <w:noProof/>
          </w:rPr>
          <w:t>1</w:t>
        </w:r>
      </w:fldSimple>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 xml:space="preserve">In May 2015, at the end of the observed period the </w:t>
      </w:r>
      <w:proofErr w:type="spellStart"/>
      <w:r w:rsidRPr="00EE46DB">
        <w:rPr>
          <w:bCs/>
        </w:rPr>
        <w:t>LibGen</w:t>
      </w:r>
      <w:proofErr w:type="spellEnd"/>
      <w:r w:rsidRPr="00EE46DB">
        <w:rPr>
          <w:bCs/>
        </w:rPr>
        <w:t xml:space="preserve"> database contained little more than 1.6 m</w:t>
      </w:r>
      <w:r>
        <w:rPr>
          <w:bCs/>
        </w:rPr>
        <w:t>illion records. The weblogs ref</w:t>
      </w:r>
      <w:r w:rsidRPr="00EE46DB">
        <w:rPr>
          <w:bCs/>
        </w:rPr>
        <w:t>e</w:t>
      </w:r>
      <w:r>
        <w:rPr>
          <w:bCs/>
        </w:rPr>
        <w:t>r</w:t>
      </w:r>
      <w:r w:rsidRPr="00EE46DB">
        <w:rPr>
          <w:bCs/>
        </w:rPr>
        <w:t xml:space="preserve">red to the download of 760.868 books from the </w:t>
      </w:r>
      <w:proofErr w:type="spellStart"/>
      <w:r w:rsidRPr="00EE46DB">
        <w:rPr>
          <w:bCs/>
        </w:rPr>
        <w:t>LibGen</w:t>
      </w:r>
      <w:proofErr w:type="spellEnd"/>
      <w:r w:rsidRPr="00EE46DB">
        <w:rPr>
          <w:bCs/>
        </w:rPr>
        <w:t xml:space="preserve">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lastRenderedPageBreak/>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53F97BFF" w:rsidR="000D7E5A" w:rsidRPr="00EE46DB" w:rsidRDefault="00F93767" w:rsidP="00E433F7">
      <w:pPr>
        <w:pStyle w:val="Caption"/>
        <w:jc w:val="both"/>
        <w:rPr>
          <w:bCs/>
        </w:rPr>
      </w:pPr>
      <w:r>
        <w:t xml:space="preserve">Table </w:t>
      </w:r>
      <w:fldSimple w:instr=" SEQ Table \* ARABIC ">
        <w:r w:rsidR="00C345A8">
          <w:rPr>
            <w:noProof/>
          </w:rPr>
          <w:t>1</w:t>
        </w:r>
      </w:fldSimple>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fldSimple w:instr=" SEQ Figure \* ARABIC ">
        <w:r w:rsidR="00927D97">
          <w:rPr>
            <w:noProof/>
          </w:rPr>
          <w:t>2</w:t>
        </w:r>
      </w:fldSimple>
      <w:r>
        <w:t>:Geographical distribution of download locations aggregated over the total observation period.</w:t>
      </w:r>
    </w:p>
    <w:p w14:paraId="55E67CAB" w14:textId="2C24D74C"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w:t>
      </w:r>
      <w:r w:rsidR="00A30AA8">
        <w:rPr>
          <w:bCs/>
        </w:rPr>
        <w:t>not reported here</w:t>
      </w:r>
      <w:r w:rsidR="00423FCE">
        <w:rPr>
          <w:bCs/>
        </w:rPr>
        <w:t xml:space="preserve">) also </w:t>
      </w:r>
      <w:r>
        <w:rPr>
          <w:bCs/>
        </w:rPr>
        <w:t xml:space="preserve">supports the self-professed claims of </w:t>
      </w:r>
      <w:proofErr w:type="spellStart"/>
      <w:r>
        <w:rPr>
          <w:bCs/>
        </w:rPr>
        <w:t>LibGen</w:t>
      </w:r>
      <w:proofErr w:type="spellEnd"/>
      <w:r>
        <w:rPr>
          <w:bCs/>
        </w:rPr>
        <w:t xml:space="preserve">,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06969A8F"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 xml:space="preserve">Government expenditure per student, tertiary (% of </w:t>
      </w:r>
      <w:r w:rsidR="00D170B8" w:rsidRPr="00D170B8">
        <w:lastRenderedPageBreak/>
        <w:t>GDP per capita)</w:t>
      </w:r>
      <w:r w:rsidR="00D170B8">
        <w:t xml:space="preserve">, </w:t>
      </w:r>
      <w:r w:rsidR="00D02B68">
        <w:t xml:space="preserve">scholarly research impact, as 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4362"/>
      </w:tblGrid>
      <w:tr w:rsidR="00267D39" w14:paraId="1E0220CF" w14:textId="77777777" w:rsidTr="007F4904">
        <w:trPr>
          <w:jc w:val="center"/>
        </w:trPr>
        <w:tc>
          <w:tcPr>
            <w:tcW w:w="4675" w:type="dxa"/>
          </w:tcPr>
          <w:p w14:paraId="1ECEDF9C" w14:textId="16487CEC" w:rsidR="007F4904" w:rsidRDefault="00267D39" w:rsidP="00E433F7">
            <w:pPr>
              <w:jc w:val="both"/>
            </w:pPr>
            <w:r>
              <w:rPr>
                <w:noProof/>
              </w:rPr>
              <w:drawing>
                <wp:inline distT="0" distB="0" distL="0" distR="0" wp14:anchorId="75ED3749" wp14:editId="1CDEAA98">
                  <wp:extent cx="3037114" cy="2196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8565" cy="2219464"/>
                          </a:xfrm>
                          <a:prstGeom prst="rect">
                            <a:avLst/>
                          </a:prstGeom>
                        </pic:spPr>
                      </pic:pic>
                    </a:graphicData>
                  </a:graphic>
                </wp:inline>
              </w:drawing>
            </w:r>
          </w:p>
        </w:tc>
        <w:tc>
          <w:tcPr>
            <w:tcW w:w="4675" w:type="dxa"/>
          </w:tcPr>
          <w:p w14:paraId="016515CE" w14:textId="7E8A5CB6" w:rsidR="007F4904" w:rsidRDefault="00267D39" w:rsidP="00E433F7">
            <w:pPr>
              <w:jc w:val="both"/>
            </w:pPr>
            <w:r>
              <w:rPr>
                <w:noProof/>
              </w:rPr>
              <w:drawing>
                <wp:inline distT="0" distB="0" distL="0" distR="0" wp14:anchorId="1D13BF0F" wp14:editId="5C84456B">
                  <wp:extent cx="2618014" cy="220936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4300" cy="2256869"/>
                          </a:xfrm>
                          <a:prstGeom prst="rect">
                            <a:avLst/>
                          </a:prstGeom>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fldSimple w:instr=" SEQ Figure \* ARABIC ">
        <w:r w:rsidR="00927D97">
          <w:rPr>
            <w:noProof/>
          </w:rPr>
          <w:t>3</w:t>
        </w:r>
      </w:fldSimple>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4ED44C38" w14:textId="77777777" w:rsidR="001117AE" w:rsidRPr="001117AE"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1117AE">
        <w:rPr>
          <w:rFonts w:ascii="Lucida Console" w:eastAsia="Times New Roman" w:hAnsi="Lucida Console" w:cs="Courier New"/>
          <w:color w:val="000000"/>
          <w:sz w:val="14"/>
          <w:szCs w:val="14"/>
          <w:bdr w:val="none" w:sz="0" w:space="0" w:color="auto" w:frame="1"/>
          <w:lang/>
        </w:rPr>
        <w:lastRenderedPageBreak/>
        <w:t>───────────────────────────────────────────────────────────────────────────</w:t>
      </w:r>
    </w:p>
    <w:p w14:paraId="2C5F3263" w14:textId="0CED4336" w:rsidR="001117AE" w:rsidRPr="00FB4745"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Pr>
          <w:rFonts w:ascii="Lucida Console" w:eastAsia="Times New Roman" w:hAnsi="Lucida Console" w:cs="Courier New"/>
          <w:color w:val="000000"/>
          <w:sz w:val="14"/>
          <w:szCs w:val="14"/>
          <w:bdr w:val="none" w:sz="0" w:space="0" w:color="auto" w:frame="1"/>
          <w:lang/>
        </w:rPr>
        <w:t xml:space="preserve">                        DV: </w:t>
      </w:r>
      <w:r w:rsidRPr="00FB4745">
        <w:rPr>
          <w:rFonts w:ascii="Lucida Console" w:eastAsia="Times New Roman" w:hAnsi="Lucida Console" w:cs="Courier New"/>
          <w:color w:val="000000"/>
          <w:sz w:val="14"/>
          <w:szCs w:val="14"/>
          <w:bdr w:val="none" w:sz="0" w:space="0" w:color="auto" w:frame="1"/>
          <w:lang/>
        </w:rPr>
        <w:t>dl_per_pop</w:t>
      </w:r>
      <w:r w:rsidR="00784F08">
        <w:rPr>
          <w:rFonts w:ascii="Lucida Console" w:eastAsia="Times New Roman" w:hAnsi="Lucida Console" w:cs="Courier New"/>
          <w:color w:val="000000"/>
          <w:sz w:val="14"/>
          <w:szCs w:val="14"/>
          <w:bdr w:val="none" w:sz="0" w:space="0" w:color="auto" w:frame="1"/>
          <w:lang/>
        </w:rPr>
        <w:t xml:space="preserve">   </w:t>
      </w:r>
      <w:r>
        <w:rPr>
          <w:rFonts w:ascii="Lucida Console" w:eastAsia="Times New Roman" w:hAnsi="Lucida Console" w:cs="Courier New"/>
          <w:color w:val="000000"/>
          <w:sz w:val="14"/>
          <w:szCs w:val="14"/>
          <w:bdr w:val="none" w:sz="0" w:space="0" w:color="auto" w:frame="1"/>
          <w:lang/>
        </w:rPr>
        <w:t xml:space="preserve"> DV: </w:t>
      </w:r>
      <w:r w:rsidRPr="00FB4745">
        <w:rPr>
          <w:rFonts w:ascii="Lucida Console" w:eastAsia="Times New Roman" w:hAnsi="Lucida Console" w:cs="Courier New"/>
          <w:color w:val="000000"/>
          <w:sz w:val="14"/>
          <w:szCs w:val="14"/>
          <w:bdr w:val="none" w:sz="0" w:space="0" w:color="auto" w:frame="1"/>
          <w:lang/>
        </w:rPr>
        <w:t>dl_per_pop_round</w:t>
      </w:r>
    </w:p>
    <w:p w14:paraId="08F793E2"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Model 1          Model 2        Model 3    </w:t>
      </w:r>
    </w:p>
    <w:p w14:paraId="1CF107DD"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w:t>
      </w:r>
    </w:p>
    <w:p w14:paraId="65C77D0E"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(Intercept)           -5.26e+03         2.5 ***        2.5 **     </w:t>
      </w:r>
    </w:p>
    <w:p w14:paraId="31155EC6"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(3.22e+03)       (0.0188)       (0.893)     </w:t>
      </w:r>
    </w:p>
    <w:p w14:paraId="1BE19FDC"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log(pop_per_mil)     -83.1             -0.0181 ***    -0.0181     </w:t>
      </w:r>
    </w:p>
    <w:p w14:paraId="39BE6ACD"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(125)               (0.000537)     (0.0255)    </w:t>
      </w:r>
    </w:p>
    <w:p w14:paraId="591416EF"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log(gdp)             712                0.531 ***      0.531 ***  </w:t>
      </w:r>
    </w:p>
    <w:p w14:paraId="72C0AE35"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(376)               (0.00205)      (0.0972)    </w:t>
      </w:r>
    </w:p>
    <w:p w14:paraId="64E809DC"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internet_per_pop       1.95e+04 ***     2.82 ***       2.82 ***   </w:t>
      </w:r>
    </w:p>
    <w:p w14:paraId="34CF1843"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(3.36e+03)       (0.0134)       (0.635)     </w:t>
      </w:r>
    </w:p>
    <w:p w14:paraId="07E285EE"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w:t>
      </w:r>
    </w:p>
    <w:p w14:paraId="1838A8CC"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N                    190              190            190          </w:t>
      </w:r>
    </w:p>
    <w:p w14:paraId="50B04977"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Null deviance          4.51e+09         9.26e+05       9.26e+05   </w:t>
      </w:r>
    </w:p>
    <w:p w14:paraId="15FF2C4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res.deviance           2.48e+09         3.86e+05       3.86e+05   </w:t>
      </w:r>
    </w:p>
    <w:p w14:paraId="795275A8"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w:t>
      </w:r>
    </w:p>
    <w:p w14:paraId="6B78B460"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r w:rsidRPr="00CA6595">
        <w:rPr>
          <w:rFonts w:ascii="Lucida Console" w:eastAsia="Times New Roman" w:hAnsi="Lucida Console" w:cs="Courier New"/>
          <w:color w:val="000000"/>
          <w:sz w:val="14"/>
          <w:szCs w:val="14"/>
          <w:bdr w:val="none" w:sz="0" w:space="0" w:color="auto" w:frame="1"/>
          <w:lang/>
        </w:rPr>
        <w:t xml:space="preserve">  *** p &lt; 0.001; ** p &lt; 0.01; * p &lt; 0.05.                           </w:t>
      </w:r>
    </w:p>
    <w:p w14:paraId="05B320AA" w14:textId="1E789805" w:rsidR="008D7FE2" w:rsidRPr="001117AE" w:rsidRDefault="008D7FE2" w:rsidP="00E433F7">
      <w:pPr>
        <w:jc w:val="both"/>
        <w:rPr>
          <w:lang/>
        </w:rPr>
      </w:pPr>
    </w:p>
    <w:p w14:paraId="2CBF4829" w14:textId="77777777" w:rsidR="001117AE" w:rsidRDefault="001117AE" w:rsidP="00FB4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rPr>
      </w:pPr>
    </w:p>
    <w:p w14:paraId="636E72FF" w14:textId="34F2BA5F" w:rsidR="003D089F" w:rsidRPr="003D089F" w:rsidRDefault="00F27D44" w:rsidP="00E433F7">
      <w:pPr>
        <w:pStyle w:val="Caption"/>
        <w:jc w:val="both"/>
        <w:rPr>
          <w:b/>
        </w:rPr>
      </w:pPr>
      <w:bookmarkStart w:id="3" w:name="_Ref10815821"/>
      <w:r>
        <w:t xml:space="preserve"> </w:t>
      </w:r>
      <w:bookmarkStart w:id="4" w:name="_Ref11839878"/>
      <w:r w:rsidR="00377DB5">
        <w:t xml:space="preserve">Table </w:t>
      </w:r>
      <w:fldSimple w:instr=" SEQ Table \* ARABIC ">
        <w:r w:rsidR="00C345A8">
          <w:rPr>
            <w:noProof/>
          </w:rPr>
          <w:t>2</w:t>
        </w:r>
      </w:fldSimple>
      <w:bookmarkEnd w:id="3"/>
      <w:bookmarkEnd w:id="4"/>
      <w:r w:rsidR="00377DB5">
        <w:t xml:space="preserve">: Global </w:t>
      </w:r>
      <w:r w:rsidR="00A30AA8">
        <w:t>models I. (DV: download</w:t>
      </w:r>
      <w:r w:rsidR="00A30AA8" w:rsidRPr="00A30AA8">
        <w:t xml:space="preserve"> </w:t>
      </w:r>
      <w:r w:rsidR="00A30AA8">
        <w:t>per capita</w:t>
      </w:r>
      <w:r w:rsidR="00EC53A8">
        <w:t>, N=181</w:t>
      </w:r>
      <w:r w:rsidR="00A30AA8">
        <w:t>)</w:t>
      </w:r>
    </w:p>
    <w:p w14:paraId="63CA9E7F" w14:textId="15841083" w:rsidR="004077A3" w:rsidRDefault="00F26DF1" w:rsidP="00E433F7">
      <w:pPr>
        <w:jc w:val="both"/>
      </w:pPr>
      <w:r>
        <w:t xml:space="preserve">In the </w:t>
      </w:r>
      <w:r w:rsidR="001C3EF8">
        <w:t>general linear</w:t>
      </w:r>
      <w:r>
        <w:t xml:space="preserve"> model </w:t>
      </w:r>
      <w:r w:rsidR="00FB4745">
        <w:t>only</w:t>
      </w:r>
      <w:r w:rsidR="00A75F1C">
        <w:t xml:space="preserve"> the </w:t>
      </w:r>
      <w:r w:rsidR="00165A5B">
        <w:t>Internet</w:t>
      </w:r>
      <w:r>
        <w:t xml:space="preserve"> </w:t>
      </w:r>
      <w:r w:rsidR="00165A5B">
        <w:t xml:space="preserve">Penetration </w:t>
      </w:r>
      <w:r w:rsidR="00A75F1C">
        <w:t xml:space="preserve">and the GDP </w:t>
      </w:r>
      <w:r w:rsidR="002450F5">
        <w:t>ha</w:t>
      </w:r>
      <w:r w:rsidR="00A75F1C">
        <w:t xml:space="preserve">ve </w:t>
      </w:r>
      <w:r w:rsidR="00784F08">
        <w:t xml:space="preserve">significant </w:t>
      </w:r>
      <w:r w:rsidR="002450F5">
        <w:t>effect</w:t>
      </w:r>
      <w:r w:rsidR="00A75F1C">
        <w:t>s</w:t>
      </w:r>
      <w:r w:rsidR="00267E7C">
        <w:t xml:space="preserve"> (the latter only at a 90% level)</w:t>
      </w:r>
      <w:r w:rsidR="00A75F1C">
        <w:t>,</w:t>
      </w:r>
      <w:r w:rsidR="00784F08">
        <w:t xml:space="preserve"> both positive</w:t>
      </w:r>
      <w:r w:rsidR="00165A5B">
        <w:t xml:space="preserve">. </w:t>
      </w:r>
      <w:r w:rsidR="003B4172">
        <w:t xml:space="preserve">While there </w:t>
      </w:r>
      <w:r w:rsidR="000C6A44">
        <w:t>is a 0.</w:t>
      </w:r>
      <w:r w:rsidR="00EC53A8">
        <w:t>7</w:t>
      </w:r>
      <w:r w:rsidR="00462803">
        <w:t>5</w:t>
      </w:r>
      <w:r w:rsidR="00EC53A8">
        <w:t xml:space="preserve"> </w:t>
      </w:r>
      <w:r w:rsidR="00165A5B">
        <w:t>correlation between GDP and Internet penetration, the VIF values of the model show that the model does not</w:t>
      </w:r>
      <w:r w:rsidR="00C850DE">
        <w:t xml:space="preserve"> suffer from multicollinearity. </w:t>
      </w:r>
    </w:p>
    <w:p w14:paraId="26E0E21B" w14:textId="0F41EBAB"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xml:space="preserve">: countries with </w:t>
      </w:r>
      <w:r w:rsidR="006D64EA">
        <w:t xml:space="preserve">higher gross income, and </w:t>
      </w:r>
      <w:r w:rsidR="00402629">
        <w:t xml:space="preserve">better internet </w:t>
      </w:r>
      <w:r w:rsidR="00A30AA8">
        <w:t xml:space="preserve">access </w:t>
      </w:r>
      <w:r w:rsidR="00402629">
        <w:t>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389C37A5"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5F27E3">
        <w:t>387126/</w:t>
      </w:r>
      <w:r w:rsidR="005F27E3" w:rsidRPr="005F27E3">
        <w:t>182</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proofErr w:type="spellStart"/>
      <w:r w:rsidR="00EB0CAC">
        <w:t>Q</w:t>
      </w:r>
      <w:r w:rsidR="00CD699B">
        <w:t>uasi</w:t>
      </w:r>
      <w:r w:rsidR="00EB0CAC">
        <w:t>P</w:t>
      </w:r>
      <w:r w:rsidR="00CD699B">
        <w:t>oisson</w:t>
      </w:r>
      <w:proofErr w:type="spellEnd"/>
      <w:r w:rsidR="00CD699B">
        <w:t xml:space="preserve">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6D64EA">
        <w:t>GDP</w:t>
      </w:r>
      <w:r w:rsidR="00BB414C">
        <w:t xml:space="preserve"> and internet penetration </w:t>
      </w:r>
      <w:r w:rsidR="00C92712">
        <w:t>are highly significant, and have</w:t>
      </w:r>
      <w:r w:rsidR="00BB414C">
        <w:t xml:space="preserve"> positive effect</w:t>
      </w:r>
      <w:r w:rsidR="00B837DA">
        <w:t xml:space="preserve">s. </w:t>
      </w:r>
    </w:p>
    <w:p w14:paraId="15332E91" w14:textId="6ED319C9"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w:t>
      </w:r>
      <w:r w:rsidR="006D64EA">
        <w:t>low(</w:t>
      </w:r>
      <w:proofErr w:type="spellStart"/>
      <w:r w:rsidR="006D64EA">
        <w:t>er</w:t>
      </w:r>
      <w:proofErr w:type="spellEnd"/>
      <w:r w:rsidR="006D64EA">
        <w:t xml:space="preserve">) income </w:t>
      </w:r>
      <w:r w:rsidR="00C92712">
        <w:t xml:space="preserve">countries may use shadow libraries </w:t>
      </w:r>
      <w:r w:rsidR="008565AE">
        <w:t xml:space="preserve">more </w:t>
      </w:r>
      <w:r w:rsidR="00C92712">
        <w:t>to compensate for infrastructural, and funding limitations.</w:t>
      </w:r>
    </w:p>
    <w:p w14:paraId="71DF9D17" w14:textId="10CAB89B"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was reduced </w:t>
      </w:r>
      <w:r w:rsidR="00D46458">
        <w:t xml:space="preserve">from </w:t>
      </w:r>
      <w:r w:rsidR="00784F08">
        <w:t>235</w:t>
      </w:r>
      <w:r w:rsidR="00D46458" w:rsidRPr="001156B0">
        <w:t xml:space="preserve"> to </w:t>
      </w:r>
      <w:r w:rsidR="00784F08">
        <w:t>125</w:t>
      </w:r>
      <w:r w:rsidR="00300E3C">
        <w:t xml:space="preserve">. </w:t>
      </w:r>
      <w:r w:rsidR="00684831">
        <w:t xml:space="preserve">For this model and all the following </w:t>
      </w:r>
      <w:r w:rsidR="003D0523">
        <w:t>ones,</w:t>
      </w:r>
      <w:r w:rsidR="00684831">
        <w:t xml:space="preserve"> we only include the results of the </w:t>
      </w:r>
      <w:proofErr w:type="spellStart"/>
      <w:r w:rsidR="008565AE">
        <w:t>Q</w:t>
      </w:r>
      <w:r w:rsidR="00684831">
        <w:t>uasi</w:t>
      </w:r>
      <w:r w:rsidR="008565AE">
        <w:t>P</w:t>
      </w:r>
      <w:r w:rsidR="00684831">
        <w:t>oisson</w:t>
      </w:r>
      <w:proofErr w:type="spellEnd"/>
      <w:r w:rsidR="00684831">
        <w:t xml:space="preserve">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2AA3C78D" w:rsidR="00300E3C" w:rsidRDefault="00300E3C" w:rsidP="00300E3C">
      <w:pPr>
        <w:jc w:val="both"/>
      </w:pPr>
    </w:p>
    <w:p w14:paraId="682B2BFC" w14:textId="77777777" w:rsidR="008E5175" w:rsidRDefault="008E5175" w:rsidP="00300E3C">
      <w:pPr>
        <w:jc w:val="both"/>
      </w:pPr>
    </w:p>
    <w:p w14:paraId="3E66A673" w14:textId="77777777" w:rsidR="006D0AA9" w:rsidRDefault="006D0AA9" w:rsidP="00E433F7">
      <w:pPr>
        <w:pStyle w:val="Caption"/>
        <w:jc w:val="both"/>
      </w:pPr>
      <w:bookmarkStart w:id="5" w:name="_Ref11753748"/>
    </w:p>
    <w:p w14:paraId="0E8CE81B" w14:textId="77777777" w:rsidR="006D0AA9" w:rsidRDefault="006D0AA9" w:rsidP="00E433F7">
      <w:pPr>
        <w:pStyle w:val="Caption"/>
        <w:jc w:val="both"/>
      </w:pPr>
    </w:p>
    <w:p w14:paraId="207B7C9B" w14:textId="40597DC7"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w:t>
      </w:r>
    </w:p>
    <w:p w14:paraId="3C680852" w14:textId="443B0C11"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Model </w:t>
      </w:r>
      <w:r>
        <w:rPr>
          <w:rFonts w:ascii="Lucida Console" w:eastAsia="Times New Roman" w:hAnsi="Lucida Console" w:cs="Courier New"/>
          <w:color w:val="000000"/>
          <w:sz w:val="14"/>
          <w:szCs w:val="14"/>
          <w:bdr w:val="none" w:sz="0" w:space="0" w:color="auto" w:frame="1"/>
          <w:lang/>
        </w:rPr>
        <w:t>4</w:t>
      </w:r>
      <w:r w:rsidRPr="00267E7C">
        <w:rPr>
          <w:rFonts w:ascii="Lucida Console" w:eastAsia="Times New Roman" w:hAnsi="Lucida Console" w:cs="Courier New"/>
          <w:color w:val="000000"/>
          <w:sz w:val="14"/>
          <w:szCs w:val="14"/>
          <w:bdr w:val="none" w:sz="0" w:space="0" w:color="auto" w:frame="1"/>
          <w:lang/>
        </w:rPr>
        <w:t xml:space="preserve">      Model </w:t>
      </w:r>
      <w:r>
        <w:rPr>
          <w:rFonts w:ascii="Lucida Console" w:eastAsia="Times New Roman" w:hAnsi="Lucida Console" w:cs="Courier New"/>
          <w:color w:val="000000"/>
          <w:sz w:val="14"/>
          <w:szCs w:val="14"/>
          <w:bdr w:val="none" w:sz="0" w:space="0" w:color="auto" w:frame="1"/>
          <w:lang/>
        </w:rPr>
        <w:t>5</w:t>
      </w:r>
      <w:r w:rsidRPr="00267E7C">
        <w:rPr>
          <w:rFonts w:ascii="Lucida Console" w:eastAsia="Times New Roman" w:hAnsi="Lucida Console" w:cs="Courier New"/>
          <w:color w:val="000000"/>
          <w:sz w:val="14"/>
          <w:szCs w:val="14"/>
          <w:bdr w:val="none" w:sz="0" w:space="0" w:color="auto" w:frame="1"/>
          <w:lang/>
        </w:rPr>
        <w:t xml:space="preserve">       Model </w:t>
      </w:r>
      <w:r>
        <w:rPr>
          <w:rFonts w:ascii="Lucida Console" w:eastAsia="Times New Roman" w:hAnsi="Lucida Console" w:cs="Courier New"/>
          <w:color w:val="000000"/>
          <w:sz w:val="14"/>
          <w:szCs w:val="14"/>
          <w:bdr w:val="none" w:sz="0" w:space="0" w:color="auto" w:frame="1"/>
          <w:lang/>
        </w:rPr>
        <w:t>6</w:t>
      </w:r>
      <w:r w:rsidRPr="00267E7C">
        <w:rPr>
          <w:rFonts w:ascii="Lucida Console" w:eastAsia="Times New Roman" w:hAnsi="Lucida Console" w:cs="Courier New"/>
          <w:color w:val="000000"/>
          <w:sz w:val="14"/>
          <w:szCs w:val="14"/>
          <w:bdr w:val="none" w:sz="0" w:space="0" w:color="auto" w:frame="1"/>
          <w:lang/>
        </w:rPr>
        <w:t xml:space="preserve">    </w:t>
      </w:r>
    </w:p>
    <w:p w14:paraId="7E140C99" w14:textId="284ABAAC"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w:t>
      </w:r>
    </w:p>
    <w:p w14:paraId="62344F7A" w14:textId="55E831CC"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(Intercept)                 2.44         8.15 ***     7.12 ***    </w:t>
      </w:r>
    </w:p>
    <w:p w14:paraId="0BD9EBF1" w14:textId="47CB4CBB"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(1.67)       (0.267)      (0.358)      </w:t>
      </w:r>
    </w:p>
    <w:p w14:paraId="73D86F50"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423D3040" w14:textId="5D4B71CE"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log(pop_per_mil)           -0.0926      -0.326 ***   -0.341 ***   </w:t>
      </w:r>
    </w:p>
    <w:p w14:paraId="4070EDD4" w14:textId="3259DDCE"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(0.0875)     (0.0719)     (0.0672)     </w:t>
      </w:r>
    </w:p>
    <w:p w14:paraId="345F6348"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4760AB0B" w14:textId="3C9EE5E1"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log(gdp)                    0.583 **                              </w:t>
      </w:r>
    </w:p>
    <w:p w14:paraId="628E9458" w14:textId="36E5AB8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(0.181)                                </w:t>
      </w:r>
    </w:p>
    <w:p w14:paraId="5C19A444"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12DDDB86" w14:textId="23F12146"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internet_per_pop            1.61                                  </w:t>
      </w:r>
    </w:p>
    <w:p w14:paraId="643B5834" w14:textId="749630C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(1.43)                                 </w:t>
      </w:r>
    </w:p>
    <w:p w14:paraId="79B05AF7"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53B3A964" w14:textId="40D92A0A"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tertiary                    0.0023       0.0102 *     0.0297 ***  </w:t>
      </w:r>
    </w:p>
    <w:p w14:paraId="2E764DC0" w14:textId="662E97E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(0.0043)     (0.00444)    (0.0061)     </w:t>
      </w:r>
    </w:p>
    <w:p w14:paraId="4AFE976F"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0B919239" w14:textId="248548D7"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exp_tertiary_pstudent      -1.37e-05     9.11e-06    -2.49e-06    </w:t>
      </w:r>
    </w:p>
    <w:p w14:paraId="6AA35585" w14:textId="28481921"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(1.57e-05)   (1.78e-05)   (1.56e-05)   </w:t>
      </w:r>
    </w:p>
    <w:p w14:paraId="545A45E5"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1714ADBB" w14:textId="70F8C33A"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rd                          0.0875       0.148        1.56 ***    </w:t>
      </w:r>
    </w:p>
    <w:p w14:paraId="0F598D51" w14:textId="126689C6"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(0.103)      (0.11)       (0.323)      </w:t>
      </w:r>
    </w:p>
    <w:p w14:paraId="59C7E985"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798F209B" w14:textId="02C03498"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h_index                    -0.000156     0.000743     0.000896 *  </w:t>
      </w:r>
    </w:p>
    <w:p w14:paraId="02E2E5C1" w14:textId="22AE5F85"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(0.000491)   (0.000446)   (0.000447)   </w:t>
      </w:r>
    </w:p>
    <w:p w14:paraId="42CB44FE"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5594D1F0" w14:textId="169342EB"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tertiary:rd                                          -0.0211 ***  </w:t>
      </w:r>
    </w:p>
    <w:p w14:paraId="4946C034" w14:textId="2A7AF46F"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(0.00476)    </w:t>
      </w:r>
    </w:p>
    <w:p w14:paraId="49945628" w14:textId="77777777" w:rsid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p>
    <w:p w14:paraId="1ADF7C0E" w14:textId="26396604"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w:t>
      </w:r>
    </w:p>
    <w:p w14:paraId="0AA6D75E" w14:textId="030B6F9D"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N                          86           86           86           </w:t>
      </w:r>
    </w:p>
    <w:p w14:paraId="3DA0E00E" w14:textId="68C58A7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Null deviance               4.7e+05      4.7e+05      4.7e+05     </w:t>
      </w:r>
    </w:p>
    <w:p w14:paraId="5FC047AF" w14:textId="7D5CD190"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bdr w:val="none" w:sz="0" w:space="0" w:color="auto" w:frame="1"/>
          <w:lang/>
        </w:rPr>
      </w:pPr>
      <w:r w:rsidRPr="00267E7C">
        <w:rPr>
          <w:rFonts w:ascii="Lucida Console" w:eastAsia="Times New Roman" w:hAnsi="Lucida Console" w:cs="Courier New"/>
          <w:color w:val="000000"/>
          <w:sz w:val="14"/>
          <w:szCs w:val="14"/>
          <w:bdr w:val="none" w:sz="0" w:space="0" w:color="auto" w:frame="1"/>
          <w:lang/>
        </w:rPr>
        <w:t xml:space="preserve">  res.deviance                1.97e+05     2.53e+05     1.91e+05    </w:t>
      </w:r>
    </w:p>
    <w:p w14:paraId="6E8AF32A" w14:textId="6CE08136" w:rsidR="00267E7C" w:rsidRPr="00267E7C" w:rsidRDefault="00267E7C" w:rsidP="00267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748"/>
        <w:rPr>
          <w:rFonts w:ascii="Lucida Console" w:eastAsia="Times New Roman" w:hAnsi="Lucida Console" w:cs="Courier New"/>
          <w:color w:val="000000"/>
          <w:sz w:val="14"/>
          <w:szCs w:val="14"/>
          <w:lang/>
        </w:rPr>
      </w:pPr>
      <w:r w:rsidRPr="00267E7C">
        <w:rPr>
          <w:rFonts w:ascii="Lucida Console" w:eastAsia="Times New Roman" w:hAnsi="Lucida Console" w:cs="Courier New"/>
          <w:color w:val="000000"/>
          <w:sz w:val="14"/>
          <w:szCs w:val="14"/>
          <w:bdr w:val="none" w:sz="0" w:space="0" w:color="auto" w:frame="1"/>
          <w:lang/>
        </w:rPr>
        <w:t>────────────────────────────────────────────────────────────────────</w:t>
      </w:r>
    </w:p>
    <w:p w14:paraId="1F58FAFF" w14:textId="77777777" w:rsidR="006D0AA9" w:rsidRPr="006D0AA9" w:rsidRDefault="006D0AA9" w:rsidP="006D0A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rPr>
          <w:rFonts w:ascii="Lucida Console" w:eastAsia="Times New Roman" w:hAnsi="Lucida Console" w:cs="Courier New"/>
          <w:color w:val="000000"/>
          <w:sz w:val="14"/>
          <w:szCs w:val="14"/>
          <w:bdr w:val="none" w:sz="0" w:space="0" w:color="auto" w:frame="1"/>
          <w:lang/>
        </w:rPr>
      </w:pPr>
      <w:r w:rsidRPr="006D0AA9">
        <w:rPr>
          <w:rFonts w:ascii="Lucida Console" w:eastAsia="Times New Roman" w:hAnsi="Lucida Console" w:cs="Courier New"/>
          <w:color w:val="000000"/>
          <w:sz w:val="14"/>
          <w:szCs w:val="14"/>
          <w:bdr w:val="none" w:sz="0" w:space="0" w:color="auto" w:frame="1"/>
          <w:lang/>
        </w:rPr>
        <w:t xml:space="preserve">  *** p &lt; 0.001; ** p &lt; 0.01; * p &lt; 0.05.  </w:t>
      </w:r>
    </w:p>
    <w:p w14:paraId="7AAA8A96" w14:textId="77777777" w:rsidR="006D0AA9" w:rsidRPr="006D0AA9" w:rsidRDefault="006D0AA9" w:rsidP="00E433F7">
      <w:pPr>
        <w:pStyle w:val="Caption"/>
        <w:jc w:val="both"/>
        <w:rPr>
          <w:lang/>
        </w:rPr>
      </w:pPr>
    </w:p>
    <w:p w14:paraId="10360F23" w14:textId="3A2B00C3" w:rsidR="00355767" w:rsidRDefault="00355767" w:rsidP="00E433F7">
      <w:pPr>
        <w:pStyle w:val="Caption"/>
        <w:jc w:val="both"/>
      </w:pPr>
      <w:r w:rsidRPr="00784F08">
        <w:rPr>
          <w:lang/>
        </w:rPr>
        <w:t xml:space="preserve">Table </w:t>
      </w:r>
      <w:r w:rsidR="006D0AA9">
        <w:fldChar w:fldCharType="begin"/>
      </w:r>
      <w:r w:rsidR="006D0AA9" w:rsidRPr="00784F08">
        <w:rPr>
          <w:lang/>
        </w:rPr>
        <w:instrText xml:space="preserve"> SEQ Table \* ARABIC </w:instrText>
      </w:r>
      <w:r w:rsidR="006D0AA9">
        <w:fldChar w:fldCharType="separate"/>
      </w:r>
      <w:r w:rsidR="00C345A8" w:rsidRPr="00784F08">
        <w:rPr>
          <w:noProof/>
          <w:lang/>
        </w:rPr>
        <w:t>3</w:t>
      </w:r>
      <w:r w:rsidR="006D0AA9">
        <w:rPr>
          <w:noProof/>
        </w:rPr>
        <w:fldChar w:fldCharType="end"/>
      </w:r>
      <w:bookmarkEnd w:id="5"/>
      <w:r w:rsidRPr="00784F08">
        <w:rPr>
          <w:lang/>
        </w:rPr>
        <w:t xml:space="preserve">: </w:t>
      </w:r>
      <w:r w:rsidR="00A30AA8" w:rsidRPr="00784F08">
        <w:rPr>
          <w:lang/>
        </w:rPr>
        <w:t xml:space="preserve">Global models II. </w:t>
      </w:r>
      <w:r w:rsidR="00A30AA8">
        <w:t>(DV: download per capita)</w:t>
      </w:r>
    </w:p>
    <w:p w14:paraId="0746B19B" w14:textId="1BD7C97D" w:rsidR="00684831" w:rsidRDefault="007332C6" w:rsidP="00E433F7">
      <w:pPr>
        <w:jc w:val="both"/>
      </w:pPr>
      <w:r>
        <w:t>Incl</w:t>
      </w:r>
      <w:r w:rsidR="00A661E6">
        <w:t>uding these extra variab</w:t>
      </w:r>
      <w:r>
        <w:t xml:space="preserve">les in the original model </w:t>
      </w:r>
      <w:r w:rsidR="00BB3D20">
        <w:t>(</w:t>
      </w:r>
      <w:r w:rsidR="00A30AA8">
        <w:fldChar w:fldCharType="begin"/>
      </w:r>
      <w:r w:rsidR="00A30AA8">
        <w:instrText xml:space="preserve"> REF _Ref11753748 \h </w:instrText>
      </w:r>
      <w:r w:rsidR="00A30AA8">
        <w:fldChar w:fldCharType="separate"/>
      </w:r>
      <w:r w:rsidR="00A30AA8">
        <w:t xml:space="preserve">Table </w:t>
      </w:r>
      <w:r w:rsidR="00A30AA8">
        <w:rPr>
          <w:noProof/>
        </w:rPr>
        <w:t>3</w:t>
      </w:r>
      <w:r w:rsidR="00A30AA8">
        <w:fldChar w:fldCharType="end"/>
      </w:r>
      <w:r w:rsidR="00A30AA8">
        <w:t xml:space="preserve"> Model 4.</w:t>
      </w:r>
      <w:r w:rsidR="00BB3D20">
        <w:t xml:space="preserve">) </w:t>
      </w:r>
      <w:r>
        <w:t>did no</w:t>
      </w:r>
      <w:r w:rsidR="00A661E6">
        <w:t>t produce significant</w:t>
      </w:r>
      <w:r w:rsidR="00AC60FC">
        <w:t xml:space="preserve"> new insights</w:t>
      </w:r>
      <w:r w:rsidR="00A661E6">
        <w:t xml:space="preserve">, as the </w:t>
      </w:r>
      <w:r w:rsidR="00267E7C">
        <w:t xml:space="preserve">GDP </w:t>
      </w:r>
      <w:r w:rsidR="00C64344">
        <w:t>variable</w:t>
      </w:r>
      <w:r w:rsidR="00AC60FC">
        <w:t xml:space="preserve"> seem to </w:t>
      </w:r>
      <w:r w:rsidR="00A661E6">
        <w:t xml:space="preserve">capture much of the effect of higher education and research investment. </w:t>
      </w:r>
      <w:r w:rsidR="00E651B5">
        <w:t>In model (</w:t>
      </w:r>
      <w:r w:rsidR="00A30AA8">
        <w:t>5</w:t>
      </w:r>
      <w:r w:rsidR="00E651B5">
        <w:t xml:space="preserve">) we excluded the </w:t>
      </w:r>
      <w:r w:rsidR="00F546EC">
        <w:t xml:space="preserve">GDP </w:t>
      </w:r>
      <w:r w:rsidR="007707D3">
        <w:t>and internet pen</w:t>
      </w:r>
      <w:r w:rsidR="00C64344">
        <w:t xml:space="preserve">etration </w:t>
      </w:r>
      <w:r w:rsidR="00E651B5">
        <w:t>variable</w:t>
      </w:r>
      <w:r w:rsidR="00C64344">
        <w:t>s</w:t>
      </w:r>
      <w:r w:rsidR="00267E7C">
        <w:t>. In the resulting, somewhat weaker model</w:t>
      </w:r>
      <w:r w:rsidR="00C64344">
        <w:t xml:space="preserve">, </w:t>
      </w:r>
      <w:r w:rsidR="00577412">
        <w:t>the share of population with tertiary educa</w:t>
      </w:r>
      <w:r w:rsidR="007707D3">
        <w:t xml:space="preserve">tion, and the h-index variable </w:t>
      </w:r>
      <w:r w:rsidR="00577412">
        <w:t>became significant</w:t>
      </w:r>
      <w:r w:rsidR="00267E7C">
        <w:t xml:space="preserve"> (the latter only at a 90% level)</w:t>
      </w:r>
      <w:r w:rsidR="00577412">
        <w:t xml:space="preserve">,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w:t>
      </w:r>
      <w:r w:rsidR="00267E7C">
        <w:t xml:space="preserve">Interestingly, the share of active tertiary education students, a straightforward source shadow library traffic, was not significant. </w:t>
      </w:r>
      <w:r w:rsidR="007707D3">
        <w:t xml:space="preserve">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 xml:space="preserve">two most </w:t>
      </w:r>
      <w:r w:rsidR="00267E7C">
        <w:t xml:space="preserve">obvious </w:t>
      </w:r>
      <w:r w:rsidR="00E651B5">
        <w:t>sources of shadow library use</w:t>
      </w:r>
      <w:r w:rsidR="00540305">
        <w:t>, but they may be independent from each other</w:t>
      </w:r>
      <w:r w:rsidR="00E651B5">
        <w:t xml:space="preserve">. In </w:t>
      </w:r>
      <w:r w:rsidR="00A30AA8">
        <w:t xml:space="preserve">Model (6) </w:t>
      </w:r>
      <w:r w:rsidR="00E651B5">
        <w:t xml:space="preserve">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w:t>
      </w:r>
      <w:r w:rsidR="00A30AA8">
        <w:t>n</w:t>
      </w:r>
      <w:r w:rsidR="008629EC">
        <w:t xml:space="preserve">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t>
      </w:r>
      <w:r w:rsidR="006D64EA">
        <w:t>GDP</w:t>
      </w:r>
      <w:r w:rsidR="00A319FB">
        <w:t xml:space="preserve">,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7BC9F737" w:rsidR="00165A5B" w:rsidRDefault="0014447A" w:rsidP="00E433F7">
      <w:pPr>
        <w:jc w:val="both"/>
      </w:pPr>
      <w:r>
        <w:t xml:space="preserve">Lastly, </w:t>
      </w:r>
      <w:r w:rsidR="00165A5B">
        <w:t xml:space="preserve">we </w:t>
      </w:r>
      <w:r>
        <w:t>explored the effect of regional differences, because the descriptives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r w:rsidR="00A30AA8">
        <w:t xml:space="preserve">, </w:t>
      </w:r>
      <w:r w:rsidR="00F01B3A">
        <w:t>w</w:t>
      </w:r>
      <w:r w:rsidR="00A30AA8">
        <w:t>hile the effect of the population and internet penetration is fixed.</w:t>
      </w:r>
      <w:r w:rsidR="00F01B3A">
        <w:t xml:space="preserve"> The DV is download per capita.</w:t>
      </w:r>
    </w:p>
    <w:p w14:paraId="0E1DE9E7" w14:textId="2CA2EC34" w:rsidR="00267E7C" w:rsidRDefault="00267E7C" w:rsidP="00E433F7">
      <w:pPr>
        <w:jc w:val="both"/>
      </w:pPr>
    </w:p>
    <w:p w14:paraId="014C63F5" w14:textId="77777777" w:rsidR="00267E7C" w:rsidRDefault="00267E7C" w:rsidP="00E433F7">
      <w:pPr>
        <w:jc w:val="both"/>
      </w:pPr>
    </w:p>
    <w:p w14:paraId="30F0EC61" w14:textId="25F10FE0" w:rsidR="00165A5B" w:rsidRDefault="00165A5B" w:rsidP="00E433F7">
      <w:pPr>
        <w:jc w:val="both"/>
      </w:pPr>
      <w:r>
        <w:lastRenderedPageBreak/>
        <w:t xml:space="preserve">The coefficients </w:t>
      </w:r>
      <w:r w:rsidR="004E634F">
        <w:t>are the following</w:t>
      </w:r>
      <w:r>
        <w:t>:</w:t>
      </w:r>
    </w:p>
    <w:p w14:paraId="73F0B80E"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 xml:space="preserve">               log(gdp) (Intercept)  pop_per_mil internet_per_pop</w:t>
      </w:r>
    </w:p>
    <w:p w14:paraId="74D1DF3A"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Africa        0.9627592   -1.466069 -0.002387981         2.013969</w:t>
      </w:r>
    </w:p>
    <w:p w14:paraId="326DB4E0"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Americas      0.2326529    5.381615 -0.002387981         2.013969</w:t>
      </w:r>
    </w:p>
    <w:p w14:paraId="35C0B225"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Asia          0.5022370    2.850454 -0.002387981         2.013969</w:t>
      </w:r>
    </w:p>
    <w:p w14:paraId="3C7EF4D5"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Europe        0.1863494    6.624234 -0.002387981         2.013969</w:t>
      </w:r>
    </w:p>
    <w:p w14:paraId="6D835C7A"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rPr>
      </w:pPr>
      <w:r w:rsidRPr="00952253">
        <w:rPr>
          <w:rFonts w:ascii="Lucida Console" w:eastAsia="Times New Roman" w:hAnsi="Lucida Console" w:cs="Courier New"/>
          <w:color w:val="000000"/>
          <w:sz w:val="14"/>
          <w:szCs w:val="14"/>
          <w:bdr w:val="none" w:sz="0" w:space="0" w:color="auto" w:frame="1"/>
          <w:lang/>
        </w:rPr>
        <w:t>North America 0.4064508    4.240054 -0.002387981         2.013969</w:t>
      </w:r>
    </w:p>
    <w:p w14:paraId="637FB100" w14:textId="77777777" w:rsidR="00952253" w:rsidRPr="00952253" w:rsidRDefault="0095225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lang/>
        </w:rPr>
      </w:pPr>
      <w:r w:rsidRPr="00952253">
        <w:rPr>
          <w:rFonts w:ascii="Lucida Console" w:eastAsia="Times New Roman" w:hAnsi="Lucida Console" w:cs="Courier New"/>
          <w:color w:val="000000"/>
          <w:sz w:val="14"/>
          <w:szCs w:val="14"/>
          <w:bdr w:val="none" w:sz="0" w:space="0" w:color="auto" w:frame="1"/>
          <w:lang/>
        </w:rPr>
        <w:t>Oceania       1.1899856   -4.236995 -0.002387981         2.013969</w:t>
      </w:r>
    </w:p>
    <w:p w14:paraId="2BFABE72" w14:textId="77777777" w:rsidR="00952253" w:rsidRPr="00952253" w:rsidRDefault="00952253" w:rsidP="00E433F7">
      <w:pPr>
        <w:jc w:val="both"/>
        <w:rPr>
          <w:sz w:val="14"/>
          <w:szCs w:val="14"/>
          <w:lang/>
        </w:rPr>
      </w:pPr>
    </w:p>
    <w:p w14:paraId="3B1A2DC1" w14:textId="089A0B5E" w:rsidR="00E41FC9" w:rsidRDefault="00FB2E32" w:rsidP="00E433F7">
      <w:pPr>
        <w:pStyle w:val="Caption"/>
        <w:jc w:val="both"/>
      </w:pPr>
      <w:r>
        <w:t xml:space="preserve">Table </w:t>
      </w:r>
      <w:fldSimple w:instr=" SEQ Table \* ARABIC ">
        <w:r w:rsidR="00C345A8">
          <w:rPr>
            <w:noProof/>
          </w:rPr>
          <w:t>4</w:t>
        </w:r>
      </w:fldSimple>
      <w:r>
        <w:t xml:space="preserve">: </w:t>
      </w:r>
      <w:r w:rsidR="00F01B3A">
        <w:t xml:space="preserve">Global models III. </w:t>
      </w:r>
      <w:r w:rsidR="00D320CB">
        <w:t>R</w:t>
      </w:r>
      <w:r>
        <w:t>andom effects model by continent</w:t>
      </w:r>
      <w:r w:rsidR="00F01B3A">
        <w:t xml:space="preserve"> (DV: download per capita)</w:t>
      </w:r>
    </w:p>
    <w:p w14:paraId="1FBA5DE9" w14:textId="6A587029" w:rsidR="00165A5B" w:rsidRDefault="00123A13" w:rsidP="00E433F7">
      <w:pPr>
        <w:jc w:val="both"/>
      </w:pPr>
      <w:r>
        <w:t>From the table above the varying intercept points to higher European and North American download bas</w:t>
      </w:r>
      <w:r w:rsidR="00F66ACF">
        <w:t>e</w:t>
      </w:r>
      <w:r>
        <w:t xml:space="preserve">lines. More interesting is </w:t>
      </w:r>
      <w:r w:rsidR="003A3EAE">
        <w:t xml:space="preserve">the </w:t>
      </w:r>
      <w:r>
        <w:t xml:space="preserve">huge difference in the effect of </w:t>
      </w:r>
      <w:r w:rsidR="006D64EA">
        <w:t>GDP</w:t>
      </w:r>
      <w:r>
        <w:t xml:space="preserve">. </w:t>
      </w:r>
      <w:r w:rsidR="00764A2C">
        <w:t xml:space="preserve">The impact of </w:t>
      </w:r>
      <w:r w:rsidR="006D64EA">
        <w:t xml:space="preserve">gross income </w:t>
      </w:r>
      <w:r w:rsidR="00764A2C">
        <w:t xml:space="preserve">on downloading is much higher for countries in </w:t>
      </w:r>
      <w:r>
        <w:t xml:space="preserve">the African continent </w:t>
      </w:r>
      <w:r w:rsidR="009C75BF">
        <w:t xml:space="preserve">than </w:t>
      </w:r>
      <w:r w:rsidR="00E41FC9">
        <w:t xml:space="preserve">for example </w:t>
      </w:r>
      <w:r w:rsidR="009C75BF">
        <w:t>in Europe.</w:t>
      </w:r>
    </w:p>
    <w:p w14:paraId="2D3EAA4E" w14:textId="2E08D2EF" w:rsidR="00D320CB" w:rsidRDefault="00574C8E" w:rsidP="00D320CB">
      <w:r>
        <w:t>I</w:t>
      </w:r>
      <w:r w:rsidR="00BE4974">
        <w:t>t is possible that the cause of th</w:t>
      </w:r>
      <w:r w:rsidR="003A3EAE">
        <w:t>ese</w:t>
      </w:r>
      <w:r w:rsidR="00BE4974">
        <w:t xml:space="preserve"> differences </w:t>
      </w:r>
      <w:r w:rsidR="003A3EAE">
        <w:t>are</w:t>
      </w:r>
      <w:r w:rsidR="00BE4974">
        <w:t xml:space="preserve"> 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R&amp;D and education related investment in different </w:t>
      </w:r>
      <w:r w:rsidR="006D64EA">
        <w:t>income</w:t>
      </w:r>
      <w:r w:rsidR="00E41FC9">
        <w:t xml:space="preserve"> categories</w:t>
      </w:r>
      <w:r w:rsidR="008516C6">
        <w:rPr>
          <w:rStyle w:val="FootnoteReference"/>
        </w:rPr>
        <w:footnoteReference w:id="8"/>
      </w:r>
      <w:r w:rsidR="00E41FC9">
        <w:t>.</w:t>
      </w:r>
      <w:r w:rsidR="007E10E0">
        <w:fldChar w:fldCharType="begin"/>
      </w:r>
      <w:r w:rsidR="007E10E0">
        <w:instrText xml:space="preserve"> REF _Ref11764294 \h </w:instrText>
      </w:r>
      <w:r w:rsidR="00E433F7">
        <w:instrText xml:space="preserve"> \* MERGEFORMAT </w:instrText>
      </w:r>
      <w:r w:rsidR="007E10E0">
        <w:fldChar w:fldCharType="separate"/>
      </w:r>
    </w:p>
    <w:p w14:paraId="140E5917" w14:textId="7AE2CBB2" w:rsidR="008516C6" w:rsidRDefault="00D320CB" w:rsidP="00E433F7">
      <w:pPr>
        <w:jc w:val="both"/>
      </w:pPr>
      <w:r>
        <w:t>Table</w:t>
      </w:r>
      <w:r>
        <w:rPr>
          <w:noProof/>
        </w:rPr>
        <w:t xml:space="preserve"> 5</w:t>
      </w:r>
      <w:r w:rsidR="007E10E0">
        <w:fldChar w:fldCharType="end"/>
      </w:r>
      <w:r w:rsidR="007E10E0">
        <w:t xml:space="preserve"> </w:t>
      </w:r>
      <w:r w:rsidR="009745F0">
        <w:t>shows the outcome of that model.</w:t>
      </w:r>
    </w:p>
    <w:p w14:paraId="58880AC6" w14:textId="78F42FE7" w:rsidR="00B059D8" w:rsidRPr="00B059D8" w:rsidRDefault="00B059D8"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B059D8">
        <w:rPr>
          <w:rFonts w:ascii="Lucida Console" w:eastAsia="Times New Roman" w:hAnsi="Lucida Console" w:cs="Courier New"/>
          <w:color w:val="000000"/>
          <w:sz w:val="14"/>
          <w:szCs w:val="14"/>
          <w:bdr w:val="none" w:sz="0" w:space="0" w:color="auto" w:frame="1"/>
          <w:lang/>
        </w:rPr>
        <w:t xml:space="preserve">                            rd exp_tertiary_pstudent </w:t>
      </w:r>
      <w:r>
        <w:rPr>
          <w:rFonts w:ascii="Lucida Console" w:eastAsia="Times New Roman" w:hAnsi="Lucida Console" w:cs="Courier New"/>
          <w:color w:val="000000"/>
          <w:sz w:val="14"/>
          <w:szCs w:val="14"/>
          <w:bdr w:val="none" w:sz="0" w:space="0" w:color="auto" w:frame="1"/>
          <w:lang/>
        </w:rPr>
        <w:t xml:space="preserve">  </w:t>
      </w:r>
      <w:r w:rsidRPr="00B059D8">
        <w:rPr>
          <w:rFonts w:ascii="Lucida Console" w:eastAsia="Times New Roman" w:hAnsi="Lucida Console" w:cs="Courier New"/>
          <w:color w:val="000000"/>
          <w:sz w:val="14"/>
          <w:szCs w:val="14"/>
          <w:bdr w:val="none" w:sz="0" w:space="0" w:color="auto" w:frame="1"/>
          <w:lang/>
        </w:rPr>
        <w:t>(Intercept)</w:t>
      </w:r>
    </w:p>
    <w:p w14:paraId="761230AF" w14:textId="3D5C3CD7" w:rsidR="00B059D8" w:rsidRPr="00B059D8" w:rsidRDefault="00B059D8"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B059D8">
        <w:rPr>
          <w:rFonts w:ascii="Lucida Console" w:eastAsia="Times New Roman" w:hAnsi="Lucida Console" w:cs="Courier New"/>
          <w:color w:val="000000"/>
          <w:sz w:val="14"/>
          <w:szCs w:val="14"/>
          <w:bdr w:val="none" w:sz="0" w:space="0" w:color="auto" w:frame="1"/>
          <w:lang/>
        </w:rPr>
        <w:t xml:space="preserve">High income         -0.04850222           0.015003960    8.902496  </w:t>
      </w:r>
    </w:p>
    <w:p w14:paraId="04572404" w14:textId="1696D209" w:rsidR="00B059D8" w:rsidRPr="00B059D8" w:rsidRDefault="00B059D8"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B059D8">
        <w:rPr>
          <w:rFonts w:ascii="Lucida Console" w:eastAsia="Times New Roman" w:hAnsi="Lucida Console" w:cs="Courier New"/>
          <w:color w:val="000000"/>
          <w:sz w:val="14"/>
          <w:szCs w:val="14"/>
          <w:bdr w:val="none" w:sz="0" w:space="0" w:color="auto" w:frame="1"/>
          <w:lang/>
        </w:rPr>
        <w:t xml:space="preserve">Upper middle income  0.40363509          -0.127516105    8.306830  </w:t>
      </w:r>
    </w:p>
    <w:p w14:paraId="3AE03CE7" w14:textId="33046A27" w:rsidR="00B059D8" w:rsidRPr="00B059D8" w:rsidRDefault="00B059D8"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B059D8">
        <w:rPr>
          <w:rFonts w:ascii="Lucida Console" w:eastAsia="Times New Roman" w:hAnsi="Lucida Console" w:cs="Courier New"/>
          <w:color w:val="000000"/>
          <w:sz w:val="14"/>
          <w:szCs w:val="14"/>
          <w:bdr w:val="none" w:sz="0" w:space="0" w:color="auto" w:frame="1"/>
          <w:lang/>
        </w:rPr>
        <w:t xml:space="preserve">Lower middle income  2.45278424          -0.004186474    8.745957  </w:t>
      </w:r>
    </w:p>
    <w:p w14:paraId="03E1A9E7" w14:textId="4B692D90" w:rsidR="00B059D8" w:rsidRPr="00B059D8" w:rsidRDefault="00B059D8"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lang/>
        </w:rPr>
      </w:pPr>
      <w:r w:rsidRPr="00B059D8">
        <w:rPr>
          <w:rFonts w:ascii="Lucida Console" w:eastAsia="Times New Roman" w:hAnsi="Lucida Console" w:cs="Courier New"/>
          <w:color w:val="000000"/>
          <w:sz w:val="14"/>
          <w:szCs w:val="14"/>
          <w:bdr w:val="none" w:sz="0" w:space="0" w:color="auto" w:frame="1"/>
          <w:lang/>
        </w:rPr>
        <w:t xml:space="preserve">Low income           2.39900460          -0.517804410    6.651927  </w:t>
      </w:r>
    </w:p>
    <w:p w14:paraId="69AD5C5B" w14:textId="77777777" w:rsidR="00B059D8" w:rsidRPr="00B059D8" w:rsidRDefault="00B059D8" w:rsidP="00E433F7">
      <w:pPr>
        <w:jc w:val="both"/>
        <w:rPr>
          <w:lang/>
        </w:rPr>
      </w:pPr>
    </w:p>
    <w:tbl>
      <w:tblPr>
        <w:tblStyle w:val="PlainTable3"/>
        <w:tblW w:w="0" w:type="auto"/>
        <w:jc w:val="center"/>
        <w:tblLook w:val="04A0" w:firstRow="1" w:lastRow="0" w:firstColumn="1" w:lastColumn="0" w:noHBand="0" w:noVBand="1"/>
      </w:tblPr>
      <w:tblGrid>
        <w:gridCol w:w="2073"/>
        <w:gridCol w:w="1645"/>
        <w:gridCol w:w="2048"/>
        <w:gridCol w:w="1141"/>
      </w:tblGrid>
      <w:tr w:rsidR="00E61C3A" w:rsidRPr="0050409E" w14:paraId="3FA7AFA8" w14:textId="77777777" w:rsidTr="00E61C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CFC21A5" w14:textId="77777777" w:rsidR="00E61C3A" w:rsidRPr="0050409E" w:rsidRDefault="00E61C3A" w:rsidP="00D8648B">
            <w:pPr>
              <w:jc w:val="both"/>
              <w:rPr>
                <w:sz w:val="18"/>
                <w:szCs w:val="18"/>
              </w:rPr>
            </w:pPr>
          </w:p>
        </w:tc>
        <w:tc>
          <w:tcPr>
            <w:tcW w:w="0" w:type="auto"/>
          </w:tcPr>
          <w:p w14:paraId="283AB759" w14:textId="77777777"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8"/>
                <w:szCs w:val="18"/>
              </w:rPr>
            </w:pPr>
            <w:r w:rsidRPr="0050409E">
              <w:rPr>
                <w:sz w:val="18"/>
                <w:szCs w:val="18"/>
              </w:rPr>
              <w:t xml:space="preserve">r&amp;d expenditure </w:t>
            </w:r>
          </w:p>
          <w:p w14:paraId="2FA38F95" w14:textId="68914616"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8"/>
              </w:rPr>
            </w:pPr>
            <w:r w:rsidRPr="0050409E">
              <w:rPr>
                <w:sz w:val="18"/>
                <w:szCs w:val="18"/>
              </w:rPr>
              <w:t>(scaled)</w:t>
            </w:r>
          </w:p>
        </w:tc>
        <w:tc>
          <w:tcPr>
            <w:tcW w:w="0" w:type="auto"/>
          </w:tcPr>
          <w:p w14:paraId="2610AB88" w14:textId="77777777"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8"/>
                <w:szCs w:val="18"/>
              </w:rPr>
            </w:pPr>
            <w:r w:rsidRPr="0050409E">
              <w:rPr>
                <w:sz w:val="18"/>
                <w:szCs w:val="18"/>
              </w:rPr>
              <w:t xml:space="preserve">tertiary expenditure </w:t>
            </w:r>
          </w:p>
          <w:p w14:paraId="30C81C66" w14:textId="0C07E609"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8"/>
              </w:rPr>
            </w:pPr>
            <w:r w:rsidRPr="0050409E">
              <w:rPr>
                <w:sz w:val="18"/>
                <w:szCs w:val="18"/>
              </w:rPr>
              <w:t>per students (scaled)</w:t>
            </w:r>
          </w:p>
        </w:tc>
        <w:tc>
          <w:tcPr>
            <w:tcW w:w="0" w:type="auto"/>
          </w:tcPr>
          <w:p w14:paraId="07F643A9" w14:textId="77777777"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8"/>
              </w:rPr>
            </w:pPr>
            <w:r w:rsidRPr="0050409E">
              <w:rPr>
                <w:sz w:val="18"/>
                <w:szCs w:val="18"/>
              </w:rPr>
              <w:t>(Intercept)</w:t>
            </w:r>
          </w:p>
        </w:tc>
      </w:tr>
      <w:tr w:rsidR="00E61C3A" w:rsidRPr="0050409E" w14:paraId="720198EF"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AA94F" w14:textId="4E41F049" w:rsidR="00E61C3A" w:rsidRPr="0050409E" w:rsidRDefault="00E61C3A" w:rsidP="00D8648B">
            <w:pPr>
              <w:jc w:val="both"/>
              <w:rPr>
                <w:sz w:val="18"/>
                <w:szCs w:val="18"/>
              </w:rPr>
            </w:pPr>
            <w:r w:rsidRPr="0050409E">
              <w:rPr>
                <w:sz w:val="18"/>
                <w:szCs w:val="18"/>
              </w:rPr>
              <w:t>High income</w:t>
            </w:r>
          </w:p>
        </w:tc>
        <w:tc>
          <w:tcPr>
            <w:tcW w:w="0" w:type="auto"/>
          </w:tcPr>
          <w:p w14:paraId="770DF70A"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-0.04919612</w:t>
            </w:r>
          </w:p>
        </w:tc>
        <w:tc>
          <w:tcPr>
            <w:tcW w:w="0" w:type="auto"/>
          </w:tcPr>
          <w:p w14:paraId="6DCB3570"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-0.05676631</w:t>
            </w:r>
          </w:p>
        </w:tc>
        <w:tc>
          <w:tcPr>
            <w:tcW w:w="0" w:type="auto"/>
          </w:tcPr>
          <w:p w14:paraId="27CDFECD"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8.910558</w:t>
            </w:r>
          </w:p>
        </w:tc>
      </w:tr>
      <w:tr w:rsidR="00E61C3A" w:rsidRPr="0050409E" w14:paraId="075B86D0"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54EB6E" w14:textId="2309A177" w:rsidR="00E61C3A" w:rsidRPr="0050409E" w:rsidRDefault="00E61C3A" w:rsidP="00D8648B">
            <w:pPr>
              <w:jc w:val="both"/>
              <w:rPr>
                <w:sz w:val="18"/>
                <w:szCs w:val="18"/>
              </w:rPr>
            </w:pPr>
            <w:r w:rsidRPr="0050409E">
              <w:rPr>
                <w:sz w:val="18"/>
                <w:szCs w:val="18"/>
              </w:rPr>
              <w:t>Upper middle income</w:t>
            </w:r>
          </w:p>
        </w:tc>
        <w:tc>
          <w:tcPr>
            <w:tcW w:w="0" w:type="auto"/>
          </w:tcPr>
          <w:p w14:paraId="4ED8B64C"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0.67886158</w:t>
            </w:r>
          </w:p>
        </w:tc>
        <w:tc>
          <w:tcPr>
            <w:tcW w:w="0" w:type="auto"/>
          </w:tcPr>
          <w:p w14:paraId="6AD66B8E"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-0.02360176</w:t>
            </w:r>
          </w:p>
        </w:tc>
        <w:tc>
          <w:tcPr>
            <w:tcW w:w="0" w:type="auto"/>
          </w:tcPr>
          <w:p w14:paraId="3EE920A5"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8.397259</w:t>
            </w:r>
          </w:p>
        </w:tc>
      </w:tr>
      <w:tr w:rsidR="00E61C3A" w:rsidRPr="0050409E" w14:paraId="7883FBD0"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4F93A1" w14:textId="60979608" w:rsidR="00E61C3A" w:rsidRPr="0050409E" w:rsidRDefault="00E61C3A" w:rsidP="00D8648B">
            <w:pPr>
              <w:jc w:val="both"/>
              <w:rPr>
                <w:sz w:val="18"/>
                <w:szCs w:val="18"/>
              </w:rPr>
            </w:pPr>
            <w:r w:rsidRPr="0050409E">
              <w:rPr>
                <w:sz w:val="18"/>
                <w:szCs w:val="18"/>
              </w:rPr>
              <w:t>Lower middle income</w:t>
            </w:r>
          </w:p>
        </w:tc>
        <w:tc>
          <w:tcPr>
            <w:tcW w:w="0" w:type="auto"/>
          </w:tcPr>
          <w:p w14:paraId="50DF7EEC"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2.72112169</w:t>
            </w:r>
          </w:p>
        </w:tc>
        <w:tc>
          <w:tcPr>
            <w:tcW w:w="0" w:type="auto"/>
          </w:tcPr>
          <w:p w14:paraId="2915121B"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-0.03693477</w:t>
            </w:r>
          </w:p>
        </w:tc>
        <w:tc>
          <w:tcPr>
            <w:tcW w:w="0" w:type="auto"/>
          </w:tcPr>
          <w:p w14:paraId="28645EA4"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9.230436</w:t>
            </w:r>
          </w:p>
        </w:tc>
      </w:tr>
      <w:tr w:rsidR="00E61C3A" w:rsidRPr="0050409E" w14:paraId="3FF675D4"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604688" w14:textId="33F06378" w:rsidR="00E61C3A" w:rsidRPr="0050409E" w:rsidRDefault="00E61C3A" w:rsidP="00D8648B">
            <w:pPr>
              <w:jc w:val="both"/>
              <w:rPr>
                <w:sz w:val="18"/>
                <w:szCs w:val="18"/>
              </w:rPr>
            </w:pPr>
            <w:r w:rsidRPr="0050409E">
              <w:rPr>
                <w:sz w:val="18"/>
                <w:szCs w:val="18"/>
              </w:rPr>
              <w:t>Low income</w:t>
            </w:r>
          </w:p>
        </w:tc>
        <w:tc>
          <w:tcPr>
            <w:tcW w:w="0" w:type="auto"/>
          </w:tcPr>
          <w:p w14:paraId="5A7EC5DE"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1.09897688</w:t>
            </w:r>
          </w:p>
        </w:tc>
        <w:tc>
          <w:tcPr>
            <w:tcW w:w="0" w:type="auto"/>
          </w:tcPr>
          <w:p w14:paraId="4C79B63B"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0.59446324</w:t>
            </w:r>
          </w:p>
        </w:tc>
        <w:tc>
          <w:tcPr>
            <w:tcW w:w="0" w:type="auto"/>
          </w:tcPr>
          <w:p w14:paraId="7450D471"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6.810299</w:t>
            </w:r>
          </w:p>
        </w:tc>
      </w:tr>
    </w:tbl>
    <w:p w14:paraId="349941AA" w14:textId="77777777" w:rsidR="00E61C3A" w:rsidRDefault="00E61C3A" w:rsidP="00E433F7">
      <w:pPr>
        <w:pStyle w:val="Caption"/>
        <w:jc w:val="both"/>
      </w:pPr>
      <w:bookmarkStart w:id="6" w:name="_Ref11764294"/>
    </w:p>
    <w:p w14:paraId="57D6C0C8" w14:textId="150EB164" w:rsidR="00301F11" w:rsidRDefault="007E10E0" w:rsidP="00E433F7">
      <w:pPr>
        <w:pStyle w:val="Caption"/>
        <w:jc w:val="both"/>
      </w:pPr>
      <w:r>
        <w:t xml:space="preserve">Table </w:t>
      </w:r>
      <w:fldSimple w:instr=" SEQ Table \* ARABIC ">
        <w:r w:rsidR="00C345A8">
          <w:rPr>
            <w:noProof/>
          </w:rPr>
          <w:t>5</w:t>
        </w:r>
      </w:fldSimple>
      <w:bookmarkEnd w:id="6"/>
      <w:r>
        <w:t xml:space="preserve">: </w:t>
      </w:r>
      <w:r w:rsidR="00D320CB">
        <w:t>Global models IV. R</w:t>
      </w:r>
      <w:r>
        <w:t>andom effects model</w:t>
      </w:r>
      <w:r>
        <w:rPr>
          <w:noProof/>
        </w:rPr>
        <w:t xml:space="preserve"> by </w:t>
      </w:r>
      <w:r w:rsidR="00E61C3A">
        <w:rPr>
          <w:noProof/>
        </w:rPr>
        <w:t xml:space="preserve">income category </w:t>
      </w:r>
      <w:r w:rsidR="00D320CB">
        <w:t>(DV: download per capita)</w:t>
      </w:r>
    </w:p>
    <w:p w14:paraId="42B97803" w14:textId="5A30CBF2" w:rsidR="009745F0" w:rsidRDefault="00D10993" w:rsidP="00E433F7">
      <w:pPr>
        <w:jc w:val="both"/>
      </w:pPr>
      <w:r>
        <w:t xml:space="preserve">This model points to some interesting findings. In different </w:t>
      </w:r>
      <w:r w:rsidR="006D64EA">
        <w:t xml:space="preserve">income </w:t>
      </w:r>
      <w:r>
        <w:t xml:space="preserve">categories, extra </w:t>
      </w:r>
      <w:r w:rsidR="0096003A">
        <w:t>investment</w:t>
      </w:r>
      <w:r>
        <w:t xml:space="preserve"> into </w:t>
      </w:r>
      <w:r w:rsidR="00A5769C">
        <w:t xml:space="preserve">R&amp;D activity, and higher education </w:t>
      </w:r>
      <w:r>
        <w:t xml:space="preserve">have very </w:t>
      </w:r>
      <w:r w:rsidR="0096003A">
        <w:t>different</w:t>
      </w:r>
      <w:r>
        <w:t xml:space="preserve"> impact. In </w:t>
      </w:r>
      <w:r w:rsidR="006D64EA">
        <w:t xml:space="preserve">high income </w:t>
      </w:r>
      <w:r>
        <w:t xml:space="preserve">countries </w:t>
      </w:r>
      <w:r w:rsidR="009B123D">
        <w:t>ext</w:t>
      </w:r>
      <w:r w:rsidR="00A5769C">
        <w:t>ra investment into these activi</w:t>
      </w:r>
      <w:r w:rsidR="009B123D">
        <w:t xml:space="preserve">ties is associated with lower download volumes, while in low income countries the effect is exactly the opposite: higher investment into knowledge intensive social domains actually generates more demand for black market </w:t>
      </w:r>
      <w:r w:rsidR="00A5769C">
        <w:t>knowledge</w:t>
      </w:r>
      <w:r w:rsidR="009B123D">
        <w:t xml:space="preserve">. </w:t>
      </w:r>
      <w:r w:rsidR="00246BC2">
        <w:t xml:space="preserve">The reason for that is straightforward. In </w:t>
      </w:r>
      <w:r w:rsidR="006D64EA">
        <w:t xml:space="preserve">high GDP </w:t>
      </w:r>
      <w:r w:rsidR="0096003A">
        <w:t>countries</w:t>
      </w:r>
      <w:r w:rsidR="00246BC2">
        <w:t>, extra money spent o</w:t>
      </w:r>
      <w:r w:rsidR="003A3EAE">
        <w:t>n</w:t>
      </w:r>
      <w:r w:rsidR="00246BC2">
        <w:t xml:space="preserve">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infrastructure </w:t>
      </w:r>
      <w:r w:rsidR="0096003A">
        <w:t>is p</w:t>
      </w:r>
      <w:r w:rsidR="00A5769C">
        <w:t>robably the mo</w:t>
      </w:r>
      <w:r w:rsidR="00246BC2">
        <w:t xml:space="preserve">st lacking, </w:t>
      </w:r>
      <w:r w:rsidR="00474D71">
        <w:t>any step to increase the knowledge intensive</w:t>
      </w:r>
      <w:r w:rsidR="0096003A">
        <w:t xml:space="preserve"> domains 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r w:rsidR="00BF1D8A">
        <w:t>.</w:t>
      </w:r>
    </w:p>
    <w:p w14:paraId="6CB640C2" w14:textId="1D0CF7E1" w:rsidR="00165C2B" w:rsidRDefault="0096003A" w:rsidP="00E433F7">
      <w:pPr>
        <w:jc w:val="both"/>
      </w:pPr>
      <w:r>
        <w:lastRenderedPageBreak/>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infrastructural </w:t>
      </w:r>
      <w:r w:rsidR="005208DB">
        <w:t>limitations. On the</w:t>
      </w:r>
      <w:r>
        <w:t xml:space="preserve"> contrary, our </w:t>
      </w:r>
      <w:r w:rsidR="00795FA7">
        <w:t xml:space="preserve">early </w:t>
      </w:r>
      <w:r>
        <w:t>findings suggested</w:t>
      </w:r>
      <w:r w:rsidR="005208DB">
        <w:t xml:space="preserve"> that </w:t>
      </w:r>
      <w:r w:rsidR="006D64EA">
        <w:t xml:space="preserve">as </w:t>
      </w:r>
      <w:r w:rsidR="002B7880">
        <w:t>countries</w:t>
      </w:r>
      <w:r w:rsidR="006D64EA">
        <w:t xml:space="preserve">’ GDP per capita, tertiary enrollment, or research expenditure grows, they </w:t>
      </w:r>
      <w:r w:rsidR="002B7880">
        <w:t xml:space="preserve">also shadow library </w:t>
      </w:r>
      <w:r w:rsidR="006D64EA">
        <w:t>more intensely</w:t>
      </w:r>
      <w:r w:rsidR="002B7880">
        <w:t>.</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16C0A403" w:rsidR="00165C2B" w:rsidRDefault="00165C2B" w:rsidP="00E433F7">
      <w:pPr>
        <w:jc w:val="both"/>
      </w:pPr>
      <w:r>
        <w:t xml:space="preserve">We arrive to a more nuanced conditions, if we start to disaggregate the impact of </w:t>
      </w:r>
      <w:r w:rsidR="006D64EA">
        <w:t>gross income</w:t>
      </w:r>
      <w:r w:rsidR="00771ED2">
        <w:t xml:space="preserve"> through finding various proxies of general development.</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R&amp;D and higher education serve different purposes and have different effects at different stages of development. In low income countries higher investment may lead to higher 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larger investment leads to relatively lower black market demand.</w:t>
      </w:r>
    </w:p>
    <w:p w14:paraId="417710D4" w14:textId="39930C04"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 xml:space="preserve">its. The impact of </w:t>
      </w:r>
      <w:r w:rsidR="006D64EA">
        <w:t xml:space="preserve">higher income </w:t>
      </w:r>
      <w:r w:rsidR="00431321">
        <w:t>manifests itself in t</w:t>
      </w:r>
      <w:r w:rsidR="007306BB">
        <w:t>w</w:t>
      </w:r>
      <w:r w:rsidR="00431321">
        <w:t>o forms. On the one hand</w:t>
      </w:r>
      <w:r w:rsidR="007306BB">
        <w:t>,</w:t>
      </w:r>
      <w:r w:rsidR="00431321">
        <w:t xml:space="preserve"> </w:t>
      </w:r>
      <w:r w:rsidR="006D64EA">
        <w:t xml:space="preserve">it </w:t>
      </w:r>
      <w:r w:rsidR="006001AA">
        <w:t xml:space="preserve">creates knowledge demand through </w:t>
      </w:r>
      <w:r w:rsidR="006D64EA">
        <w:t xml:space="preserve">the prominence of </w:t>
      </w:r>
      <w:r w:rsidR="008A0669">
        <w:t xml:space="preserve">knowledge intensive institutions, and knowledge demanding social strata. </w:t>
      </w:r>
      <w:r w:rsidR="001D0BCD">
        <w:t xml:space="preserve">While </w:t>
      </w:r>
      <w:r w:rsidR="006D64EA">
        <w:t xml:space="preserve">higher income certainly expands the </w:t>
      </w:r>
      <w:r w:rsidR="006001AA">
        <w:t>knowledge absorption capacity</w:t>
      </w:r>
      <w:r w:rsidR="006D64EA">
        <w:t xml:space="preserve"> of countries</w:t>
      </w:r>
      <w:r w:rsidR="006001AA">
        <w:t xml:space="preserve">, </w:t>
      </w:r>
      <w:r w:rsidR="001D0BCD">
        <w:t>it may not establish</w:t>
      </w:r>
      <w:r w:rsidR="00410933">
        <w:t xml:space="preserve">, at the same pace, </w:t>
      </w:r>
      <w:r w:rsidR="001D0BCD">
        <w:t xml:space="preserve">the </w:t>
      </w:r>
      <w:r w:rsidR="00410933">
        <w:t xml:space="preserve">adequate </w:t>
      </w:r>
      <w:r w:rsidR="001D0BCD">
        <w:t>institution</w:t>
      </w:r>
      <w:r w:rsidR="00410933">
        <w:t>al frameworks</w:t>
      </w:r>
      <w:r w:rsidR="001D0BCD">
        <w:t xml:space="preserve">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158E3AF9"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410933">
        <w:t>extra income</w:t>
      </w:r>
      <w:r w:rsidR="00C20438">
        <w:t xml:space="preserve"> </w:t>
      </w:r>
      <w:r w:rsidR="00410933">
        <w:t xml:space="preserve">produces </w:t>
      </w:r>
      <w:r w:rsidR="000E47B5">
        <w:t xml:space="preserve">growth in that </w:t>
      </w:r>
      <w:r w:rsidR="00410933">
        <w:t xml:space="preserve">absorption </w:t>
      </w:r>
      <w:r w:rsidR="000E47B5">
        <w:t>capacity</w:t>
      </w:r>
      <w:r w:rsidR="00410933">
        <w:t xml:space="preserve">, which in turn </w:t>
      </w:r>
      <w:r w:rsidR="000E47B5">
        <w:t xml:space="preserve">creates </w:t>
      </w:r>
      <w:r w:rsidR="00731125">
        <w:t xml:space="preserve">comparatively </w:t>
      </w:r>
      <w:r w:rsidR="000E47B5">
        <w:t>larger</w:t>
      </w:r>
      <w:r w:rsidR="00731125">
        <w:t xml:space="preserve"> demand in the shadow libraries.</w:t>
      </w:r>
    </w:p>
    <w:p w14:paraId="0C7919D5" w14:textId="41C10898" w:rsidR="0050409E" w:rsidRDefault="0050409E" w:rsidP="00E433F7">
      <w:pPr>
        <w:jc w:val="both"/>
      </w:pPr>
      <w:r>
        <w:t xml:space="preserve">At this stage we should point to some of the limitations in our data, which may affect these findings. First, data may be skewed by the use of VPNs by users whose ISP blocks access to </w:t>
      </w:r>
      <w:proofErr w:type="spellStart"/>
      <w:r>
        <w:t>LibGen</w:t>
      </w:r>
      <w:proofErr w:type="spellEnd"/>
      <w:r>
        <w:t xml:space="preserve">. Second, in countries with low bandwidth local copies of </w:t>
      </w:r>
      <w:proofErr w:type="spellStart"/>
      <w:r>
        <w:t>LibGen</w:t>
      </w:r>
      <w:proofErr w:type="spellEnd"/>
      <w:r>
        <w:t>, and shadow libraries may serve much of the demand, which produce download figures that are lower than the</w:t>
      </w:r>
      <w:r w:rsidR="00543835">
        <w:t xml:space="preserve"> actual </w:t>
      </w:r>
      <w:r>
        <w:t>use of this resource.</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1BD3E9F6"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w:t>
      </w:r>
      <w:ins w:id="7" w:author="Zoltan Puha" w:date="2020-05-22T17:10:00Z">
        <w:r w:rsidR="002401CB">
          <w:rPr>
            <w:bCs/>
          </w:rPr>
          <w:t xml:space="preserve"> we</w:t>
        </w:r>
      </w:ins>
      <w:r w:rsidR="00103D52" w:rsidRPr="00103D52">
        <w:rPr>
          <w:bCs/>
        </w:rPr>
        <w:t xml:space="preserve"> would need to tackle problems of non-normal distribution, </w:t>
      </w:r>
      <w:r w:rsidR="0082343E">
        <w:rPr>
          <w:bCs/>
        </w:rPr>
        <w:t xml:space="preserve">as </w:t>
      </w:r>
      <w:r w:rsidR="00103D52" w:rsidRPr="00103D52">
        <w:rPr>
          <w:bCs/>
        </w:rPr>
        <w:t xml:space="preserve">on </w:t>
      </w:r>
      <w:r w:rsidR="0082343E">
        <w:rPr>
          <w:bCs/>
        </w:rPr>
        <w:t xml:space="preserve">the </w:t>
      </w:r>
      <w:r w:rsidR="00103D52" w:rsidRPr="00103D52">
        <w:rPr>
          <w:bCs/>
        </w:rPr>
        <w:t>NUTS3 level our data becomes asymmetric</w:t>
      </w:r>
      <w:r w:rsidR="00EF2E10">
        <w:rPr>
          <w:bCs/>
        </w:rPr>
        <w:t xml:space="preserve">. Therefore, we aggregated the download data over the NUTS2 boundaries, joined them with environmental data, </w:t>
      </w:r>
      <w:r w:rsidR="00B56DE7">
        <w:rPr>
          <w:bCs/>
        </w:rPr>
        <w:t xml:space="preserve">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r>
        <w:rPr>
          <w:rStyle w:val="FootnoteReference"/>
          <w:bCs/>
        </w:rPr>
        <w:footnoteReference w:id="12"/>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675177D9" w:rsidR="007C06D2"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3B6FAA02" w14:textId="01E6D08D" w:rsidR="00EF2E10" w:rsidRPr="00614A0B" w:rsidRDefault="00EF2E10" w:rsidP="007C06D2">
      <w:pPr>
        <w:pStyle w:val="ListParagraph"/>
        <w:numPr>
          <w:ilvl w:val="0"/>
          <w:numId w:val="2"/>
        </w:numPr>
        <w:jc w:val="both"/>
        <w:rPr>
          <w:bCs/>
        </w:rPr>
      </w:pPr>
      <w:r>
        <w:rPr>
          <w:bCs/>
        </w:rPr>
        <w:t xml:space="preserve">Cultural access and participation variable data, such as visiting a public library at least once a year, reading a book at least once a year, and not visiting public libraries more often because of perceived low quality local supply. </w:t>
      </w:r>
    </w:p>
    <w:p w14:paraId="0E6AAB62" w14:textId="77777777" w:rsidR="007C06D2" w:rsidRPr="00614A0B" w:rsidRDefault="007C06D2" w:rsidP="007C06D2">
      <w:pPr>
        <w:pStyle w:val="ListParagraph"/>
        <w:ind w:left="1080"/>
        <w:jc w:val="both"/>
        <w:rPr>
          <w:bCs/>
        </w:rPr>
      </w:pPr>
    </w:p>
    <w:p w14:paraId="0AC6B085" w14:textId="77777777" w:rsidR="006D64EA" w:rsidRDefault="006D64EA" w:rsidP="00E433F7">
      <w:pPr>
        <w:jc w:val="both"/>
        <w:rPr>
          <w:bCs/>
        </w:rPr>
      </w:pPr>
    </w:p>
    <w:p w14:paraId="4714E54D" w14:textId="77777777" w:rsidR="006D64EA" w:rsidRDefault="006D64EA" w:rsidP="00E433F7">
      <w:pPr>
        <w:jc w:val="both"/>
        <w:rPr>
          <w:bCs/>
        </w:rPr>
      </w:pPr>
    </w:p>
    <w:p w14:paraId="2F8F270F" w14:textId="036EA74D"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43EA94CA"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w:t>
      </w:r>
      <w:r w:rsidR="002401CB">
        <w:rPr>
          <w:bCs/>
        </w:rPr>
        <w:t>the</w:t>
      </w:r>
      <w:r w:rsidRPr="00ED09C8">
        <w:rPr>
          <w:bCs/>
        </w:rPr>
        <w:t xml:space="preserve">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xml:space="preserve">, and the extensive use of piratical resources to provide competitive higher education degrees for students with an eye on the European job market, and </w:t>
      </w:r>
      <w:r w:rsidR="00410933">
        <w:rPr>
          <w:bCs/>
        </w:rPr>
        <w:t xml:space="preserve">produce </w:t>
      </w:r>
      <w:r w:rsidR="00ED09C8">
        <w:rPr>
          <w:bCs/>
        </w:rPr>
        <w:t xml:space="preserve">research </w:t>
      </w:r>
      <w:r w:rsidR="00410933">
        <w:rPr>
          <w:bCs/>
        </w:rPr>
        <w:t xml:space="preserve">relevant </w:t>
      </w:r>
      <w:r w:rsidR="00ED09C8">
        <w:rPr>
          <w:bCs/>
        </w:rPr>
        <w:t>in the European and global arena</w:t>
      </w:r>
      <w:r w:rsidR="00A468DC" w:rsidRPr="00ED09C8">
        <w:rPr>
          <w:bCs/>
        </w:rPr>
        <w:t xml:space="preserve">. </w:t>
      </w:r>
      <w:r w:rsidR="00410933">
        <w:rPr>
          <w:bCs/>
        </w:rPr>
        <w:t xml:space="preserve">Our first-hand experience matches with other accounts from the economic, academic periphery: </w:t>
      </w:r>
      <w:r w:rsidR="00A468DC" w:rsidRPr="00ED09C8">
        <w:rPr>
          <w:bCs/>
        </w:rPr>
        <w:t xml:space="preserve">shadow libraries may offer a way to overcome </w:t>
      </w:r>
      <w:r w:rsidR="006D64EA">
        <w:rPr>
          <w:bCs/>
        </w:rPr>
        <w:t xml:space="preserve">income </w:t>
      </w:r>
      <w:r w:rsidR="00A468DC" w:rsidRPr="00ED09C8">
        <w:rPr>
          <w:bCs/>
        </w:rPr>
        <w:t xml:space="preserve"> related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fldSimple w:instr=" SEQ Figure \* ARABIC ">
        <w:r w:rsidR="00927D97">
          <w:rPr>
            <w:noProof/>
          </w:rPr>
          <w:t>4</w:t>
        </w:r>
      </w:fldSimple>
      <w:r>
        <w:t>: European download locations</w:t>
      </w:r>
    </w:p>
    <w:p w14:paraId="7A7164F8" w14:textId="6B3B7A8C" w:rsidR="00DB1FEC" w:rsidRDefault="00DB1FEC" w:rsidP="00DB1FEC"/>
    <w:p w14:paraId="63D94D5C" w14:textId="2DED14BA" w:rsidR="00DB1FEC" w:rsidRPr="00DB1FEC" w:rsidRDefault="00DB1FEC" w:rsidP="00DB1FEC">
      <w:r>
        <w:t>We chose download per capita</w:t>
      </w:r>
      <w:r w:rsidR="00261E74">
        <w:t xml:space="preserve"> as a dependent variable</w:t>
      </w:r>
      <w:r>
        <w:t xml:space="preserve"> for our model</w:t>
      </w:r>
      <w:r w:rsidR="00261E74">
        <w:t>,</w:t>
      </w:r>
      <w:r>
        <w:t xml:space="preserve">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8" w:name="_Hlk38200955"/>
          <m:r>
            <w:rPr>
              <w:rFonts w:ascii="Cambria Math" w:hAnsi="Cambria Math"/>
            </w:rPr>
            <m:t>Researcher_employment_pct</m:t>
          </m:r>
          <w:bookmarkEnd w:id="8"/>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6757F8BC"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w:t>
      </w:r>
      <w:r w:rsidR="00261E74">
        <w:t>E</w:t>
      </w:r>
      <w:r>
        <w:t>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 xml:space="preserve">rough proxy for internet </w:t>
      </w:r>
      <w:r w:rsidR="00261E74">
        <w:t>proficiency</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Instead of R&amp;D expenditure</w:t>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529B40FE" w14:textId="4CF9C20E" w:rsidR="00BB0E2C" w:rsidRDefault="0080054C" w:rsidP="00BB0E2C">
      <w:pPr>
        <w:pStyle w:val="BodyText"/>
      </w:pPr>
      <w:r>
        <w:t xml:space="preserve">As before, we use a </w:t>
      </w:r>
      <w:proofErr w:type="spellStart"/>
      <w:r>
        <w:t>QuasiPoisson</w:t>
      </w:r>
      <w:proofErr w:type="spellEnd"/>
      <w:r>
        <w:t xml:space="preserve"> regression model to correct for overdispersion</w:t>
      </w:r>
      <w:r w:rsidR="0067585F">
        <w:t>, and account for the fact that we model count data</w:t>
      </w:r>
      <w:r>
        <w:t xml:space="preserve">. </w:t>
      </w:r>
      <w:r w:rsidR="001426A6">
        <w:t xml:space="preserve">The VIF values of the </w:t>
      </w:r>
      <w:r w:rsidR="00646C41">
        <w:t xml:space="preserve">regression </w:t>
      </w:r>
      <w:r w:rsidR="001426A6">
        <w:t xml:space="preserve">are all &lt;2, so we do not have to worry about </w:t>
      </w:r>
      <w:r w:rsidR="00FC2F82">
        <w:t>multicollinearity.</w:t>
      </w:r>
      <w:r w:rsidR="00BB0E2C">
        <w:br w:type="page"/>
      </w:r>
    </w:p>
    <w:p w14:paraId="0AD7B9F3" w14:textId="62423BE2"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220045BD" w14:textId="3C71FB80" w:rsidR="00E64DBA" w:rsidRPr="003B1FBF" w:rsidRDefault="00E64DBA"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download per capita</w:t>
      </w:r>
    </w:p>
    <w:p w14:paraId="110547AB" w14:textId="5F853D9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7</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8</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9</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10</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11</w:t>
      </w:r>
      <w:r w:rsidRPr="003B1FBF">
        <w:rPr>
          <w:rFonts w:ascii="Lucida Console" w:eastAsia="Times New Roman" w:hAnsi="Lucida Console" w:cs="Courier New"/>
          <w:color w:val="000000"/>
          <w:sz w:val="14"/>
          <w:szCs w:val="14"/>
        </w:rPr>
        <w:t xml:space="preserve">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(Intercept)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log(</w:t>
      </w:r>
      <w:proofErr w:type="spellStart"/>
      <w:r w:rsidRPr="003B1FBF">
        <w:rPr>
          <w:rFonts w:ascii="Lucida Console" w:eastAsia="Times New Roman" w:hAnsi="Lucida Console" w:cs="Courier New"/>
          <w:color w:val="000000"/>
          <w:sz w:val="14"/>
          <w:szCs w:val="14"/>
        </w:rPr>
        <w:t>gdp_pps</w:t>
      </w:r>
      <w:proofErr w:type="spellEnd"/>
      <w:r w:rsidRPr="003B1FBF">
        <w:rPr>
          <w:rFonts w:ascii="Lucida Console" w:eastAsia="Times New Roman" w:hAnsi="Lucida Console" w:cs="Courier New"/>
          <w:color w:val="000000"/>
          <w:sz w:val="14"/>
          <w:szCs w:val="14"/>
        </w:rPr>
        <w:t xml:space="preserve">)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researcher_employm</w:t>
      </w:r>
      <w:proofErr w:type="spellEnd"/>
      <w:r w:rsidRPr="003B1FBF">
        <w:rPr>
          <w:rFonts w:ascii="Lucida Console" w:eastAsia="Times New Roman" w:hAnsi="Lucida Console" w:cs="Courier New"/>
          <w:color w:val="000000"/>
          <w:sz w:val="14"/>
          <w:szCs w:val="14"/>
        </w:rPr>
        <w:t xml:space="preserve">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ent_pct</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internet_use_banki</w:t>
      </w:r>
      <w:proofErr w:type="spellEnd"/>
      <w:r w:rsidRPr="003B1FBF">
        <w:rPr>
          <w:rFonts w:ascii="Lucida Console" w:eastAsia="Times New Roman" w:hAnsi="Lucida Console" w:cs="Courier New"/>
          <w:color w:val="000000"/>
          <w:sz w:val="14"/>
          <w:szCs w:val="14"/>
        </w:rPr>
        <w:t xml:space="preserve">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ng_pc</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internet_purchases</w:t>
      </w:r>
      <w:proofErr w:type="spellEnd"/>
      <w:r w:rsidRPr="003B1FBF">
        <w:rPr>
          <w:rFonts w:ascii="Lucida Console" w:eastAsia="Times New Roman" w:hAnsi="Lucida Console" w:cs="Courier New"/>
          <w:color w:val="000000"/>
          <w:sz w:val="14"/>
          <w:szCs w:val="14"/>
        </w:rPr>
        <w:t xml:space="preserve">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w:t>
      </w:r>
      <w:proofErr w:type="spellStart"/>
      <w:r w:rsidRPr="003B1FBF">
        <w:rPr>
          <w:rFonts w:ascii="Lucida Console" w:eastAsia="Times New Roman" w:hAnsi="Lucida Console" w:cs="Courier New"/>
          <w:color w:val="000000"/>
          <w:sz w:val="14"/>
          <w:szCs w:val="14"/>
        </w:rPr>
        <w:t>last_year_pc</w:t>
      </w:r>
      <w:proofErr w:type="spellEnd"/>
      <w:r w:rsidRPr="003B1FBF">
        <w:rPr>
          <w:rFonts w:ascii="Lucida Console" w:eastAsia="Times New Roman" w:hAnsi="Lucida Console" w:cs="Courier New"/>
          <w:color w:val="000000"/>
          <w:sz w:val="14"/>
          <w:szCs w:val="14"/>
        </w:rPr>
        <w:t xml:space="preserve">                               (0.003)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log(</w:t>
      </w:r>
      <w:proofErr w:type="spellStart"/>
      <w:r w:rsidRPr="003B1FBF">
        <w:rPr>
          <w:rFonts w:ascii="Lucida Console" w:eastAsia="Times New Roman" w:hAnsi="Lucida Console" w:cs="Courier New"/>
          <w:color w:val="000000"/>
          <w:sz w:val="14"/>
          <w:szCs w:val="14"/>
        </w:rPr>
        <w:t>disposable_inc</w:t>
      </w:r>
      <w:proofErr w:type="spellEnd"/>
      <w:r w:rsidRPr="003B1FBF">
        <w:rPr>
          <w:rFonts w:ascii="Lucida Console" w:eastAsia="Times New Roman" w:hAnsi="Lucida Console" w:cs="Courier New"/>
          <w:color w:val="000000"/>
          <w:sz w:val="14"/>
          <w:szCs w:val="14"/>
        </w:rPr>
        <w:t xml:space="preserve">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ome</w:t>
      </w:r>
      <w:proofErr w:type="spellEnd"/>
      <w:r w:rsidRPr="003B1FBF">
        <w:rPr>
          <w:rFonts w:ascii="Lucida Console" w:eastAsia="Times New Roman" w:hAnsi="Lucida Console" w:cs="Courier New"/>
          <w:color w:val="000000"/>
          <w:sz w:val="14"/>
          <w:szCs w:val="14"/>
        </w:rPr>
        <w:t xml:space="preserv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edu_attainment_tot</w:t>
      </w:r>
      <w:proofErr w:type="spellEnd"/>
      <w:r w:rsidRPr="003B1FBF">
        <w:rPr>
          <w:rFonts w:ascii="Lucida Console" w:eastAsia="Times New Roman" w:hAnsi="Lucida Console" w:cs="Courier New"/>
          <w:color w:val="000000"/>
          <w:sz w:val="14"/>
          <w:szCs w:val="14"/>
        </w:rPr>
        <w:t xml:space="preserve">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gerd</w:t>
      </w:r>
      <w:proofErr w:type="spellEnd"/>
      <w:r w:rsidRPr="003B1FBF">
        <w:rPr>
          <w:rFonts w:ascii="Lucida Console" w:eastAsia="Times New Roman" w:hAnsi="Lucida Console" w:cs="Courier New"/>
          <w:color w:val="000000"/>
          <w:sz w:val="14"/>
          <w:szCs w:val="14"/>
        </w:rPr>
        <w:t xml:space="preserve">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null.deviance</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15148F61" w14:textId="77777777" w:rsidR="00CF1D85" w:rsidRDefault="00CF1D85" w:rsidP="00CF1D85">
      <w:pPr>
        <w:pStyle w:val="Caption"/>
      </w:pPr>
    </w:p>
    <w:p w14:paraId="7F7B248F" w14:textId="39FAF1A0" w:rsidR="0048479C" w:rsidRPr="003B1FBF" w:rsidRDefault="00CF1D85" w:rsidP="00CF1D85">
      <w:pPr>
        <w:pStyle w:val="Caption"/>
        <w:rPr>
          <w:rFonts w:ascii="Lucida Console" w:eastAsia="Times New Roman" w:hAnsi="Lucida Console" w:cs="Courier New"/>
          <w:color w:val="000000"/>
          <w:sz w:val="14"/>
          <w:szCs w:val="14"/>
        </w:rPr>
      </w:pPr>
      <w:r>
        <w:t xml:space="preserve">Table </w:t>
      </w:r>
      <w:fldSimple w:instr=" SEQ Table \* ARABIC ">
        <w:r w:rsidR="00C345A8">
          <w:rPr>
            <w:noProof/>
          </w:rPr>
          <w:t>6</w:t>
        </w:r>
      </w:fldSimple>
      <w:r>
        <w:t>: European models</w:t>
      </w:r>
      <w:r w:rsidR="00BA0FCE">
        <w:t xml:space="preserve"> I</w:t>
      </w:r>
      <w:r w:rsidR="00C345A8">
        <w:t>.</w:t>
      </w:r>
      <w:r w:rsidR="00BA0FCE">
        <w:t xml:space="preserve"> </w:t>
      </w:r>
      <w:r w:rsidR="00C345A8">
        <w:t>(</w:t>
      </w:r>
      <w:r w:rsidR="00BA0FCE">
        <w:t>DV: download per capita</w:t>
      </w:r>
      <w:r w:rsidR="00C345A8">
        <w:t>)</w:t>
      </w:r>
    </w:p>
    <w:p w14:paraId="65938743" w14:textId="77777777" w:rsidR="00844C8C" w:rsidRPr="003B1FBF" w:rsidRDefault="00844C8C" w:rsidP="00FC2896">
      <w:pPr>
        <w:pStyle w:val="BodyText"/>
        <w:jc w:val="both"/>
        <w:rPr>
          <w:sz w:val="20"/>
          <w:szCs w:val="20"/>
        </w:rPr>
      </w:pPr>
    </w:p>
    <w:p w14:paraId="2419EC8D" w14:textId="2F2D2FE1" w:rsidR="00FC2896" w:rsidRDefault="001426A6" w:rsidP="00FC2896">
      <w:pPr>
        <w:pStyle w:val="BodyText"/>
        <w:jc w:val="both"/>
      </w:pPr>
      <w:r w:rsidRPr="00184AC2">
        <w:t xml:space="preserve">In </w:t>
      </w:r>
      <w:r w:rsidR="00844C8C" w:rsidRPr="00184AC2">
        <w:t>M</w:t>
      </w:r>
      <w:r w:rsidRPr="00184AC2">
        <w:t xml:space="preserve">odel </w:t>
      </w:r>
      <w:r w:rsidR="00646C41">
        <w:t>7</w:t>
      </w:r>
      <w:r w:rsidR="003B1FBF">
        <w:t>, our base model,</w:t>
      </w:r>
      <w:r w:rsidR="00844C8C" w:rsidRPr="00184AC2">
        <w:t xml:space="preserve"> </w:t>
      </w:r>
      <w:r w:rsidRPr="00184AC2">
        <w:t>all independent variables are highly significant, and we explain ~</w:t>
      </w:r>
      <w:r w:rsidR="00646C41">
        <w:t>72</w:t>
      </w:r>
      <w:r w:rsidRPr="00184AC2">
        <w:t xml:space="preserve">% of the variance. </w:t>
      </w:r>
      <w:r>
        <w:t xml:space="preserve">The per capita downloads grow with the GDP, as well as with the share of researchers in the workforce. On the other hand, </w:t>
      </w:r>
      <w:r w:rsidR="00BB0E2C">
        <w:t>shadow library usage is moderated by internet proficiency</w:t>
      </w:r>
      <w:r>
        <w:t xml:space="preserve">. </w:t>
      </w:r>
    </w:p>
    <w:p w14:paraId="0210014C" w14:textId="7BE04F8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 xml:space="preserve">hadow library usage is positively correlated with </w:t>
      </w:r>
      <w:r w:rsidR="00410933">
        <w:t>income</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 xml:space="preserve">negative sign of internet </w:t>
      </w:r>
      <w:r w:rsidR="00410933">
        <w:t xml:space="preserve">proficiency </w:t>
      </w:r>
      <w:r w:rsidR="00A71CA7">
        <w:t xml:space="preserve">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BB0E2C">
        <w:t>.</w:t>
      </w:r>
      <w:r w:rsidR="00A71CA7">
        <w:rPr>
          <w:rStyle w:val="FootnoteReference"/>
        </w:rPr>
        <w:footnoteReference w:id="14"/>
      </w:r>
      <w:r w:rsidR="00A71CA7">
        <w:t xml:space="preserve"> </w:t>
      </w:r>
    </w:p>
    <w:p w14:paraId="6F1E8762" w14:textId="0F8DA275"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w:t>
      </w:r>
      <w:r w:rsidR="00E64DBA">
        <w:t>8</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Since the online shopping and the online banking variables are highly correlated (</w:t>
      </w:r>
      <w:proofErr w:type="spellStart"/>
      <w:r w:rsidR="00844C8C">
        <w:t>Pearsons’s</w:t>
      </w:r>
      <w:proofErr w:type="spellEnd"/>
      <w:r w:rsidR="00844C8C">
        <w:t xml:space="preserve">: 0.86, p </w:t>
      </w:r>
      <w:r w:rsidR="00844C8C" w:rsidRPr="00844C8C">
        <w:t>&lt; .001</w:t>
      </w:r>
      <w:r w:rsidR="00844C8C">
        <w:t xml:space="preserve">), we can assume that online banking </w:t>
      </w:r>
      <w:r w:rsidR="0074441C">
        <w:t xml:space="preserve">already </w:t>
      </w:r>
      <w:r w:rsidR="00844C8C">
        <w:t xml:space="preserve">captures some of that effect. </w:t>
      </w:r>
    </w:p>
    <w:p w14:paraId="7FBAD955" w14:textId="3F053AAB" w:rsidR="00FE7B06" w:rsidRDefault="00845F51" w:rsidP="00844C8C">
      <w:pPr>
        <w:pStyle w:val="BodyText"/>
        <w:jc w:val="both"/>
      </w:pPr>
      <w:r>
        <w:lastRenderedPageBreak/>
        <w:t xml:space="preserve">In </w:t>
      </w:r>
      <w:r w:rsidR="00184AC2">
        <w:t xml:space="preserve">Model </w:t>
      </w:r>
      <w:r w:rsidR="00E64DBA">
        <w:t>9</w:t>
      </w:r>
      <w:r>
        <w:t xml:space="preserve">, we tested further variables, such as the effect of disposable income, and the </w:t>
      </w:r>
      <w:r w:rsidR="000E3392">
        <w:t>share of population with tertiary education. The effect of disposable income is positive and significant at a 95%</w:t>
      </w:r>
      <w:r w:rsidR="00E64DBA">
        <w:t xml:space="preserve"> level</w:t>
      </w:r>
      <w:r w:rsidR="000E3392">
        <w:t xml:space="preserve">, while the effect of education is nonsignificant. </w:t>
      </w:r>
      <w:r w:rsidR="0074441C">
        <w:t>While this model suffers from higher multicollinearity, it is clear that the individual income effect and the macro-</w:t>
      </w:r>
      <w:r w:rsidR="00CF1D85">
        <w:t xml:space="preserve">income </w:t>
      </w:r>
      <w:r w:rsidR="0074441C">
        <w:t xml:space="preserve">indicator both point to the same direction: people download more from more affluent regions. </w:t>
      </w:r>
    </w:p>
    <w:p w14:paraId="3FB169D6" w14:textId="7BC0D281" w:rsidR="00D04670" w:rsidRDefault="0074441C" w:rsidP="00844C8C">
      <w:pPr>
        <w:pStyle w:val="BodyText"/>
        <w:jc w:val="both"/>
      </w:pPr>
      <w:r>
        <w:t xml:space="preserve">In models </w:t>
      </w:r>
      <w:r w:rsidR="00E64DBA">
        <w:t>10</w:t>
      </w:r>
      <w:r>
        <w:t xml:space="preserve"> and </w:t>
      </w:r>
      <w:r w:rsidR="00E64DBA">
        <w:t>11</w:t>
      </w:r>
      <w:r>
        <w:t xml:space="preserve"> we introduced the R&amp;D variable, but found no statistically significant effect.</w:t>
      </w:r>
      <w:r w:rsidR="0089017D">
        <w:t xml:space="preserve"> </w:t>
      </w:r>
    </w:p>
    <w:p w14:paraId="3218D854" w14:textId="51A339E7" w:rsidR="0074441C" w:rsidRDefault="00D04670" w:rsidP="00844C8C">
      <w:pPr>
        <w:pStyle w:val="BodyText"/>
        <w:jc w:val="both"/>
      </w:pPr>
      <w:r>
        <w:t>That being said, t</w:t>
      </w:r>
      <w:r w:rsidR="0089017D">
        <w:t xml:space="preserve">he R&amp;D expenditure </w:t>
      </w:r>
      <w:r w:rsidR="00BA0FCE">
        <w:t>(</w:t>
      </w:r>
      <w:proofErr w:type="spellStart"/>
      <w:r w:rsidR="00BA0FCE">
        <w:t>gerd</w:t>
      </w:r>
      <w:proofErr w:type="spellEnd"/>
      <w:r w:rsidR="00BA0FCE">
        <w:t xml:space="preserve">) </w:t>
      </w:r>
      <w:r w:rsidR="0089017D">
        <w:t xml:space="preserve">becomes significant, </w:t>
      </w:r>
      <w:r>
        <w:t xml:space="preserve">and </w:t>
      </w:r>
      <w:r w:rsidR="0089017D">
        <w:t>with a negative sign</w:t>
      </w:r>
      <w:r>
        <w:t>,</w:t>
      </w:r>
      <w:r w:rsidR="0089017D">
        <w:t xml:space="preserve"> if the dependent variable is the </w:t>
      </w:r>
      <w:bookmarkStart w:id="9" w:name="_Hlk41182194"/>
      <w:r w:rsidR="0089017D">
        <w:t>downloads per researchers</w:t>
      </w:r>
      <w:r>
        <w:t xml:space="preserve"> </w:t>
      </w:r>
      <w:bookmarkEnd w:id="9"/>
      <w:r>
        <w:t xml:space="preserve">(see </w:t>
      </w:r>
      <w:r>
        <w:fldChar w:fldCharType="begin"/>
      </w:r>
      <w:r>
        <w:instrText xml:space="preserve"> REF _Ref40361843 \h </w:instrText>
      </w:r>
      <w:r>
        <w:fldChar w:fldCharType="separate"/>
      </w:r>
      <w:r w:rsidR="00BA0FCE">
        <w:t xml:space="preserve">Table </w:t>
      </w:r>
      <w:r w:rsidR="00BA0FCE">
        <w:rPr>
          <w:noProof/>
        </w:rPr>
        <w:t>7</w:t>
      </w:r>
      <w:r>
        <w:fldChar w:fldCharType="end"/>
      </w:r>
      <w:r w:rsidR="00652675">
        <w:t xml:space="preserve">, Model </w:t>
      </w:r>
      <w:r w:rsidR="00E64DBA">
        <w:t>12</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 xml:space="preserve">This may be the first sign </w:t>
      </w:r>
      <w:r w:rsidR="00BA0FCE">
        <w:t xml:space="preserve">which </w:t>
      </w:r>
      <w:r w:rsidR="00652675">
        <w:t>points to a structural link between the amount of investment into knowledge infrastructures</w:t>
      </w:r>
      <w:r w:rsidR="00BA0FCE">
        <w:t>,</w:t>
      </w:r>
      <w:r w:rsidR="00652675">
        <w:t xml:space="preserve"> and scholarly piracy.</w:t>
      </w:r>
      <w:r w:rsidR="00E64DBA">
        <w:t xml:space="preserve"> We should note that the download per researcher models have a much worse fit than the per capita models.</w:t>
      </w:r>
    </w:p>
    <w:p w14:paraId="43A56281" w14:textId="77777777" w:rsidR="00652675" w:rsidRDefault="00652675" w:rsidP="00844C8C">
      <w:pPr>
        <w:pStyle w:val="BodyText"/>
        <w:jc w:val="both"/>
      </w:pPr>
    </w:p>
    <w:p w14:paraId="3BFD9DD3" w14:textId="621F02E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5ABED811" w14:textId="6DE5579E" w:rsidR="00E64DBA" w:rsidRPr="00E64DBA" w:rsidRDefault="00E64DBA"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t xml:space="preserve">                 download per researchers</w:t>
      </w:r>
    </w:p>
    <w:p w14:paraId="0B9C7E20" w14:textId="2A94975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12</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13</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14</w:t>
      </w:r>
      <w:r w:rsidRPr="00E64DBA">
        <w:rPr>
          <w:rFonts w:ascii="Lucida Console" w:eastAsia="Times New Roman" w:hAnsi="Lucida Console" w:cs="Courier New"/>
          <w:color w:val="000000"/>
          <w:sz w:val="14"/>
          <w:szCs w:val="14"/>
        </w:rPr>
        <w:t xml:space="preserve">      </w:t>
      </w:r>
    </w:p>
    <w:p w14:paraId="0D9F364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2FF1A1B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(Intercept)                          5.530 *          8.034 **         6.486 ***  </w:t>
      </w:r>
    </w:p>
    <w:p w14:paraId="63D619E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(2.240)          (2.546)          (1.147)     </w:t>
      </w:r>
    </w:p>
    <w:p w14:paraId="27ADDCF6"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gdp_pps</w:t>
      </w:r>
      <w:proofErr w:type="spellEnd"/>
      <w:r w:rsidRPr="00E64DBA">
        <w:rPr>
          <w:rFonts w:ascii="Lucida Console" w:eastAsia="Times New Roman" w:hAnsi="Lucida Console" w:cs="Courier New"/>
          <w:color w:val="000000"/>
          <w:sz w:val="14"/>
          <w:szCs w:val="14"/>
        </w:rPr>
        <w:t xml:space="preserve">)                         0.161 *          0.174 *          0.175      </w:t>
      </w:r>
    </w:p>
    <w:p w14:paraId="54029BDD"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(0.071)          (0.078)          (0.113)     </w:t>
      </w:r>
    </w:p>
    <w:p w14:paraId="0322469B"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disposable_income</w:t>
      </w:r>
      <w:proofErr w:type="spellEnd"/>
      <w:r w:rsidRPr="00E64DBA">
        <w:rPr>
          <w:rFonts w:ascii="Lucida Console" w:eastAsia="Times New Roman" w:hAnsi="Lucida Console" w:cs="Courier New"/>
          <w:color w:val="000000"/>
          <w:sz w:val="14"/>
          <w:szCs w:val="14"/>
        </w:rPr>
        <w:t xml:space="preserve">)               0.148           -0.143                       </w:t>
      </w:r>
    </w:p>
    <w:p w14:paraId="54FB4933"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(0.255)          (0.291)                      </w:t>
      </w:r>
    </w:p>
    <w:p w14:paraId="47341FC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edu_attainment_total</w:t>
      </w:r>
      <w:proofErr w:type="spellEnd"/>
      <w:r w:rsidRPr="00E64DBA">
        <w:rPr>
          <w:rFonts w:ascii="Lucida Console" w:eastAsia="Times New Roman" w:hAnsi="Lucida Console" w:cs="Courier New"/>
          <w:color w:val="000000"/>
          <w:sz w:val="14"/>
          <w:szCs w:val="14"/>
        </w:rPr>
        <w:t xml:space="preserve">                 0.008           -0.000                       </w:t>
      </w:r>
    </w:p>
    <w:p w14:paraId="35B384C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(0.008)          (0.009)                      </w:t>
      </w:r>
    </w:p>
    <w:p w14:paraId="42FAD489"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gerd</w:t>
      </w:r>
      <w:proofErr w:type="spellEnd"/>
      <w:r w:rsidRPr="00E64DBA">
        <w:rPr>
          <w:rFonts w:ascii="Lucida Console" w:eastAsia="Times New Roman" w:hAnsi="Lucida Console" w:cs="Courier New"/>
          <w:color w:val="000000"/>
          <w:sz w:val="14"/>
          <w:szCs w:val="14"/>
        </w:rPr>
        <w:t xml:space="preserve">                                -0.253 **        -0.310 ***       -0.155      </w:t>
      </w:r>
    </w:p>
    <w:p w14:paraId="2BB875B8"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(0.079)          (0.088)          (0.901)     </w:t>
      </w:r>
    </w:p>
    <w:p w14:paraId="5E88E78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internet_use_banking_pc</w:t>
      </w:r>
      <w:proofErr w:type="spellEnd"/>
      <w:r w:rsidRPr="00E64DBA">
        <w:rPr>
          <w:rFonts w:ascii="Lucida Console" w:eastAsia="Times New Roman" w:hAnsi="Lucida Console" w:cs="Courier New"/>
          <w:color w:val="000000"/>
          <w:sz w:val="14"/>
          <w:szCs w:val="14"/>
        </w:rPr>
        <w:t xml:space="preserve">             -0.018 ***                                    </w:t>
      </w:r>
    </w:p>
    <w:p w14:paraId="45276ED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14D4733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internet_purchases_last_year</w:t>
      </w:r>
      <w:proofErr w:type="spellEnd"/>
      <w:r w:rsidRPr="00E64DBA">
        <w:rPr>
          <w:rFonts w:ascii="Lucida Console" w:eastAsia="Times New Roman" w:hAnsi="Lucida Console" w:cs="Courier New"/>
          <w:color w:val="000000"/>
          <w:sz w:val="14"/>
          <w:szCs w:val="14"/>
        </w:rPr>
        <w:t xml:space="preserve">_                        -0.006                       </w:t>
      </w:r>
    </w:p>
    <w:p w14:paraId="3555E76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pc                                                                                </w:t>
      </w:r>
    </w:p>
    <w:p w14:paraId="3B9AC75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3BDD15B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gdp_pps</w:t>
      </w:r>
      <w:proofErr w:type="spellEnd"/>
      <w:r w:rsidRPr="00E64DBA">
        <w:rPr>
          <w:rFonts w:ascii="Lucida Console" w:eastAsia="Times New Roman" w:hAnsi="Lucida Console" w:cs="Courier New"/>
          <w:color w:val="000000"/>
          <w:sz w:val="14"/>
          <w:szCs w:val="14"/>
        </w:rPr>
        <w:t>):</w:t>
      </w:r>
      <w:proofErr w:type="spellStart"/>
      <w:r w:rsidRPr="00E64DBA">
        <w:rPr>
          <w:rFonts w:ascii="Lucida Console" w:eastAsia="Times New Roman" w:hAnsi="Lucida Console" w:cs="Courier New"/>
          <w:color w:val="000000"/>
          <w:sz w:val="14"/>
          <w:szCs w:val="14"/>
        </w:rPr>
        <w:t>gerd</w:t>
      </w:r>
      <w:proofErr w:type="spellEnd"/>
      <w:r w:rsidRPr="00E64DBA">
        <w:rPr>
          <w:rFonts w:ascii="Lucida Console" w:eastAsia="Times New Roman" w:hAnsi="Lucida Console" w:cs="Courier New"/>
          <w:color w:val="000000"/>
          <w:sz w:val="14"/>
          <w:szCs w:val="14"/>
        </w:rPr>
        <w:t xml:space="preserve">                                                     -0.024      </w:t>
      </w:r>
    </w:p>
    <w:p w14:paraId="2B95E1A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(0.084)     </w:t>
      </w:r>
    </w:p>
    <w:p w14:paraId="2FFF4A11"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6FC94C0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null.deviance</w:t>
      </w:r>
      <w:proofErr w:type="spellEnd"/>
      <w:r w:rsidRPr="00E64DBA">
        <w:rPr>
          <w:rFonts w:ascii="Lucida Console" w:eastAsia="Times New Roman" w:hAnsi="Lucida Console" w:cs="Courier New"/>
          <w:color w:val="000000"/>
          <w:sz w:val="14"/>
          <w:szCs w:val="14"/>
        </w:rPr>
        <w:t xml:space="preserve">                   495798.787       495798.787       495798.787      </w:t>
      </w:r>
    </w:p>
    <w:p w14:paraId="1877CC2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deviance                        362061.621       398536.668       414631.765      </w:t>
      </w:r>
    </w:p>
    <w:p w14:paraId="46DF621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02C3AEA2" w14:textId="542A14F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 p &lt; 0.001; ** p &lt; 0.01; * p &lt; 0.05.                      </w:t>
      </w:r>
    </w:p>
    <w:p w14:paraId="0075F1E4" w14:textId="77777777" w:rsidR="0089017D" w:rsidRPr="00E64DBA" w:rsidRDefault="0089017D" w:rsidP="0089017D">
      <w:pPr>
        <w:pStyle w:val="Caption"/>
        <w:rPr>
          <w:sz w:val="14"/>
          <w:szCs w:val="14"/>
        </w:rPr>
      </w:pPr>
    </w:p>
    <w:p w14:paraId="3297756C" w14:textId="755B2C93" w:rsidR="0089017D" w:rsidRPr="0089017D" w:rsidRDefault="0089017D" w:rsidP="0089017D">
      <w:pPr>
        <w:pStyle w:val="Caption"/>
      </w:pPr>
      <w:bookmarkStart w:id="10" w:name="_Ref40361843"/>
      <w:bookmarkStart w:id="11" w:name="_Ref40361838"/>
      <w:r>
        <w:t xml:space="preserve">Table </w:t>
      </w:r>
      <w:fldSimple w:instr=" SEQ Table \* ARABIC ">
        <w:r w:rsidR="00C345A8">
          <w:rPr>
            <w:noProof/>
          </w:rPr>
          <w:t>7</w:t>
        </w:r>
      </w:fldSimple>
      <w:bookmarkEnd w:id="10"/>
      <w:r>
        <w:t xml:space="preserve">: </w:t>
      </w:r>
      <w:r w:rsidR="00BA0FCE">
        <w:t>European models II</w:t>
      </w:r>
      <w:r w:rsidR="00C345A8">
        <w:t>.</w:t>
      </w:r>
      <w:r w:rsidR="00BA0FCE">
        <w:t xml:space="preserve"> </w:t>
      </w:r>
      <w:r w:rsidR="00C345A8">
        <w:t>(</w:t>
      </w:r>
      <w:r w:rsidR="00BA0FCE">
        <w:t xml:space="preserve">DV: </w:t>
      </w:r>
      <w:r>
        <w:t>download per researcher</w:t>
      </w:r>
      <w:bookmarkEnd w:id="11"/>
      <w:r w:rsidR="00C345A8">
        <w:t>)</w:t>
      </w:r>
    </w:p>
    <w:p w14:paraId="0D2D5975" w14:textId="13413785"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spending, educational attainment, disposable income, or online shopping variables are not or only weakly (a</w:t>
      </w:r>
      <w:r w:rsidR="0002027C">
        <w:t>t</w:t>
      </w:r>
      <w:r w:rsidR="00BC1918">
        <w:t xml:space="preserve"> 95% level) significant. </w:t>
      </w:r>
    </w:p>
    <w:p w14:paraId="47125CCE" w14:textId="47B7228F" w:rsidR="000E3392" w:rsidRDefault="000E3392" w:rsidP="00DB1FEC">
      <w:pPr>
        <w:pStyle w:val="BodyText"/>
      </w:pPr>
      <w:r>
        <w:t>So far</w:t>
      </w:r>
      <w:r w:rsidR="005A0E79">
        <w:t>,</w:t>
      </w:r>
      <w:r>
        <w:t xml:space="preserve"> we have established that </w:t>
      </w:r>
      <w:r w:rsidR="009451A5">
        <w:t xml:space="preserve">income </w:t>
      </w:r>
      <w:r>
        <w:t>and the researcher population are the most significant positive drivers of shadow library usage in Europe. In the next step</w:t>
      </w:r>
      <w:r w:rsidR="009451A5">
        <w:t>,</w:t>
      </w:r>
      <w:r>
        <w:t xml:space="preserve">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9451A5">
        <w:t xml:space="preserve">Table </w:t>
      </w:r>
      <w:r w:rsidR="009451A5">
        <w:rPr>
          <w:noProof/>
        </w:rPr>
        <w:t>8</w:t>
      </w:r>
      <w:r w:rsidR="00652675">
        <w:fldChar w:fldCharType="end"/>
      </w:r>
      <w:r w:rsidR="00652675">
        <w:t>)</w:t>
      </w:r>
      <w:r w:rsidR="00F44313">
        <w:t>, raw, not normalized download count is the dependent variable, while GDP_PPS  is used is its natural form</w:t>
      </w:r>
      <w:r w:rsidR="005A0E79">
        <w:t>.</w:t>
      </w:r>
    </w:p>
    <w:p w14:paraId="6F90A298" w14:textId="77777777" w:rsidR="009451A5" w:rsidRDefault="009451A5">
      <w:pPr>
        <w:rPr>
          <w:rFonts w:ascii="Lucida Console" w:eastAsia="Times New Roman" w:hAnsi="Lucida Console" w:cs="Courier New"/>
          <w:color w:val="000000"/>
          <w:sz w:val="16"/>
          <w:szCs w:val="16"/>
        </w:rPr>
      </w:pPr>
      <w:r>
        <w:rPr>
          <w:rFonts w:ascii="Lucida Console" w:eastAsia="Times New Roman" w:hAnsi="Lucida Console" w:cs="Courier New"/>
          <w:color w:val="000000"/>
          <w:sz w:val="16"/>
          <w:szCs w:val="16"/>
        </w:rPr>
        <w:br w:type="page"/>
      </w:r>
    </w:p>
    <w:p w14:paraId="02BB539E" w14:textId="4881E3ED" w:rsidR="00E8044B"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lastRenderedPageBreak/>
        <w:t>─────────────────────────────────────────────────────────────────────────</w:t>
      </w:r>
    </w:p>
    <w:p w14:paraId="3A11DB88" w14:textId="5F845460" w:rsidR="00B53CED" w:rsidRP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t xml:space="preserve">       Downloads </w:t>
      </w:r>
    </w:p>
    <w:p w14:paraId="6783944F" w14:textId="3A03EACF"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Model </w:t>
      </w:r>
      <w:r w:rsidR="00B53CED">
        <w:rPr>
          <w:rFonts w:ascii="Lucida Console" w:eastAsia="Times New Roman" w:hAnsi="Lucida Console" w:cs="Courier New"/>
          <w:color w:val="000000"/>
          <w:sz w:val="14"/>
          <w:szCs w:val="14"/>
        </w:rPr>
        <w:t>15</w:t>
      </w:r>
      <w:r w:rsidRPr="00B53CED">
        <w:rPr>
          <w:rFonts w:ascii="Lucida Console" w:eastAsia="Times New Roman" w:hAnsi="Lucida Console" w:cs="Courier New"/>
          <w:color w:val="000000"/>
          <w:sz w:val="14"/>
          <w:szCs w:val="14"/>
        </w:rPr>
        <w:t xml:space="preserve">        </w:t>
      </w:r>
    </w:p>
    <w:p w14:paraId="3DDD9895"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79335C99"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(Intercept)                                          8.546324e+00 ***  </w:t>
      </w:r>
    </w:p>
    <w:p w14:paraId="42745CEE"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(1.587638e-01)     </w:t>
      </w:r>
    </w:p>
    <w:p w14:paraId="051E005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gdp_pps</w:t>
      </w:r>
      <w:proofErr w:type="spellEnd"/>
      <w:r w:rsidRPr="00B53CED">
        <w:rPr>
          <w:rFonts w:ascii="Lucida Console" w:eastAsia="Times New Roman" w:hAnsi="Lucida Console" w:cs="Courier New"/>
          <w:color w:val="000000"/>
          <w:sz w:val="14"/>
          <w:szCs w:val="14"/>
        </w:rPr>
        <w:t xml:space="preserve">                                              1.050631e-05 ***  </w:t>
      </w:r>
    </w:p>
    <w:p w14:paraId="6AFFAFF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(1.278794e-06)     </w:t>
      </w:r>
    </w:p>
    <w:p w14:paraId="0A0DBA1A"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6E0E96EE" w14:textId="3DFC1065"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researcher_employment_pct</w:t>
      </w:r>
      <w:proofErr w:type="spellEnd"/>
      <w:r w:rsidRPr="00B53CED">
        <w:rPr>
          <w:rFonts w:ascii="Lucida Console" w:eastAsia="Times New Roman" w:hAnsi="Lucida Console" w:cs="Courier New"/>
          <w:color w:val="000000"/>
          <w:sz w:val="14"/>
          <w:szCs w:val="14"/>
        </w:rPr>
        <w:t xml:space="preserve">                            9.183301e-01 ***  </w:t>
      </w:r>
    </w:p>
    <w:p w14:paraId="40C12092"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(1.158645e-01)     </w:t>
      </w:r>
    </w:p>
    <w:p w14:paraId="3478CA8E"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4C0B6179" w14:textId="4BA92EE4"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gdp_pps:researcher_employment_pct</w:t>
      </w:r>
      <w:proofErr w:type="spellEnd"/>
      <w:r w:rsidRPr="00B53CED">
        <w:rPr>
          <w:rFonts w:ascii="Lucida Console" w:eastAsia="Times New Roman" w:hAnsi="Lucida Console" w:cs="Courier New"/>
          <w:color w:val="000000"/>
          <w:sz w:val="14"/>
          <w:szCs w:val="14"/>
        </w:rPr>
        <w:t xml:space="preserve">                   -3.479490e-06 ***  </w:t>
      </w:r>
    </w:p>
    <w:p w14:paraId="6BA7300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(7.194871e-07)     </w:t>
      </w:r>
    </w:p>
    <w:p w14:paraId="19540CF5"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07EA6AEB" w14:textId="18FF6861"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47145BEA"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null.deviance</w:t>
      </w:r>
      <w:proofErr w:type="spellEnd"/>
      <w:r w:rsidRPr="00B53CED">
        <w:rPr>
          <w:rFonts w:ascii="Lucida Console" w:eastAsia="Times New Roman" w:hAnsi="Lucida Console" w:cs="Courier New"/>
          <w:color w:val="000000"/>
          <w:sz w:val="14"/>
          <w:szCs w:val="14"/>
        </w:rPr>
        <w:t xml:space="preserve">                                        7.192467e+06      </w:t>
      </w:r>
    </w:p>
    <w:p w14:paraId="7316EFBB" w14:textId="3D83853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r w:rsidR="00046898" w:rsidRPr="00B53CED">
        <w:rPr>
          <w:rFonts w:ascii="Lucida Console" w:eastAsia="Times New Roman" w:hAnsi="Lucida Console" w:cs="Courier New"/>
          <w:color w:val="000000"/>
          <w:sz w:val="14"/>
          <w:szCs w:val="14"/>
        </w:rPr>
        <w:t xml:space="preserve">residual </w:t>
      </w:r>
      <w:r w:rsidRPr="00B53CED">
        <w:rPr>
          <w:rFonts w:ascii="Lucida Console" w:eastAsia="Times New Roman" w:hAnsi="Lucida Console" w:cs="Courier New"/>
          <w:color w:val="000000"/>
          <w:sz w:val="14"/>
          <w:szCs w:val="14"/>
        </w:rPr>
        <w:t xml:space="preserve">deviance                                    3.556374e+06      </w:t>
      </w:r>
    </w:p>
    <w:p w14:paraId="51F7BCF6"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2819161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0E644C7A" w:rsidR="009D3094" w:rsidRDefault="009D3094" w:rsidP="009D3094">
      <w:pPr>
        <w:pStyle w:val="Caption"/>
      </w:pPr>
      <w:bookmarkStart w:id="12" w:name="_Ref40362016"/>
      <w:r>
        <w:t xml:space="preserve">Table </w:t>
      </w:r>
      <w:fldSimple w:instr=" SEQ Table \* ARABIC ">
        <w:r w:rsidR="00C345A8">
          <w:rPr>
            <w:noProof/>
          </w:rPr>
          <w:t>8</w:t>
        </w:r>
      </w:fldSimple>
      <w:bookmarkEnd w:id="12"/>
      <w:r>
        <w:t xml:space="preserve">: </w:t>
      </w:r>
      <w:r w:rsidR="009451A5">
        <w:t>European models III</w:t>
      </w:r>
      <w:r w:rsidR="00C345A8">
        <w:t>.</w:t>
      </w:r>
      <w:r w:rsidR="009451A5">
        <w:t xml:space="preserve"> </w:t>
      </w:r>
      <w:r w:rsidR="00C345A8">
        <w:t>(</w:t>
      </w:r>
      <w:r w:rsidR="009451A5">
        <w:t xml:space="preserve">DV: download </w:t>
      </w:r>
      <w:r>
        <w:t>count</w:t>
      </w:r>
      <w:r w:rsidR="00C345A8">
        <w:t>)</w:t>
      </w:r>
    </w:p>
    <w:p w14:paraId="015141DE" w14:textId="308FF25D" w:rsidR="000E3392" w:rsidRPr="00F44313" w:rsidRDefault="00F44313" w:rsidP="00DB1FEC">
      <w:pPr>
        <w:pStyle w:val="BodyText"/>
      </w:pPr>
      <w:r>
        <w:t xml:space="preserve">In </w:t>
      </w:r>
      <w:r w:rsidR="009D3094">
        <w:t>M</w:t>
      </w:r>
      <w:r>
        <w:t>odel</w:t>
      </w:r>
      <w:r w:rsidR="009D3094">
        <w:t xml:space="preserve"> </w:t>
      </w:r>
      <w:r w:rsidR="00B53CED">
        <w:t>15</w:t>
      </w:r>
      <w:r>
        <w:t xml:space="preserve"> all coefficients are highly significant, with a negative interaction term. This suggests that within the EU, even if two regions have similar researcher density, </w:t>
      </w:r>
      <w:r w:rsidR="009451A5">
        <w:t xml:space="preserve">high income </w:t>
      </w:r>
      <w:r>
        <w:t xml:space="preserve">regions use shadow libraries more. The difference between </w:t>
      </w:r>
      <w:r w:rsidR="009451A5">
        <w:t xml:space="preserve">low and high income </w:t>
      </w:r>
      <w:r>
        <w:t xml:space="preserve">regions is </w:t>
      </w:r>
      <w:r w:rsidR="005A0E79">
        <w:t>s</w:t>
      </w:r>
      <w:r>
        <w:t xml:space="preserve">ignificant, and diminishes with </w:t>
      </w:r>
      <w:r w:rsidR="009451A5">
        <w:t xml:space="preserve">the growth of income </w:t>
      </w:r>
      <w:r>
        <w:t>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379" cy="2488554"/>
                    </a:xfrm>
                    <a:prstGeom prst="rect">
                      <a:avLst/>
                    </a:prstGeom>
                  </pic:spPr>
                </pic:pic>
              </a:graphicData>
            </a:graphic>
          </wp:inline>
        </w:drawing>
      </w:r>
    </w:p>
    <w:p w14:paraId="0B1149DF" w14:textId="285B6C5D" w:rsidR="009D3094" w:rsidRDefault="009D3094" w:rsidP="009D3094">
      <w:pPr>
        <w:pStyle w:val="Caption"/>
      </w:pPr>
      <w:r>
        <w:t xml:space="preserve">Figure </w:t>
      </w:r>
      <w:fldSimple w:instr=" SEQ Figure \* ARABIC ">
        <w:r w:rsidR="00927D97">
          <w:rPr>
            <w:noProof/>
          </w:rPr>
          <w:t>5</w:t>
        </w:r>
      </w:fldSimple>
      <w:r>
        <w:t xml:space="preserve">: Interaction effects between GDP_PPS and researcher employment percentage </w:t>
      </w:r>
      <w:r w:rsidR="009451A5">
        <w:t xml:space="preserve">(DV: download </w:t>
      </w:r>
      <w:r>
        <w:t>count</w:t>
      </w:r>
      <w:r w:rsidR="009451A5">
        <w:t>)</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6AF6AF1E"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t>
      </w:r>
      <w:r w:rsidR="009451A5">
        <w:rPr>
          <w:sz w:val="24"/>
          <w:szCs w:val="24"/>
        </w:rPr>
        <w:t>GDP</w:t>
      </w:r>
      <w:r w:rsidRPr="005A0E79">
        <w:rPr>
          <w:sz w:val="24"/>
          <w:szCs w:val="24"/>
        </w:rPr>
        <w:t xml:space="preserve">.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t>
      </w:r>
      <w:r w:rsidR="009451A5">
        <w:rPr>
          <w:sz w:val="24"/>
          <w:szCs w:val="24"/>
        </w:rPr>
        <w:t>income</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t>
      </w:r>
      <w:r w:rsidR="009451A5">
        <w:rPr>
          <w:sz w:val="24"/>
          <w:szCs w:val="24"/>
        </w:rPr>
        <w:t xml:space="preserve">income </w:t>
      </w:r>
      <w:r w:rsidRPr="005A0E79">
        <w:rPr>
          <w:sz w:val="24"/>
          <w:szCs w:val="24"/>
        </w:rPr>
        <w:t xml:space="preserve">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9451A5">
        <w:rPr>
          <w:sz w:val="24"/>
          <w:szCs w:val="24"/>
        </w:rPr>
        <w:t>In the interaction model w</w:t>
      </w:r>
      <w:r w:rsidR="00276E01" w:rsidRPr="00276E01">
        <w:rPr>
          <w:sz w:val="24"/>
          <w:szCs w:val="24"/>
        </w:rPr>
        <w:t xml:space="preserve">e have also seen that some of the </w:t>
      </w:r>
      <w:r w:rsidR="00276E01">
        <w:rPr>
          <w:sz w:val="24"/>
          <w:szCs w:val="24"/>
        </w:rPr>
        <w:t xml:space="preserve">extra </w:t>
      </w:r>
      <w:r w:rsidR="009451A5">
        <w:rPr>
          <w:sz w:val="24"/>
          <w:szCs w:val="24"/>
        </w:rPr>
        <w:t xml:space="preserve">income </w:t>
      </w:r>
      <w:r w:rsidR="00276E01" w:rsidRPr="00276E01">
        <w:rPr>
          <w:sz w:val="24"/>
          <w:szCs w:val="24"/>
        </w:rPr>
        <w:t>probably sustains infrastructures which better cater for the extra demand.</w:t>
      </w:r>
    </w:p>
    <w:p w14:paraId="1C8548C9" w14:textId="6BD302EE" w:rsidR="000129EE" w:rsidRPr="005A0E79" w:rsidRDefault="000129EE" w:rsidP="005A0E79">
      <w:pPr>
        <w:jc w:val="both"/>
        <w:rPr>
          <w:sz w:val="24"/>
          <w:szCs w:val="24"/>
        </w:rPr>
      </w:pPr>
      <w:r w:rsidRPr="005A0E79">
        <w:rPr>
          <w:sz w:val="24"/>
          <w:szCs w:val="24"/>
        </w:rPr>
        <w:t xml:space="preserve">Researchers in </w:t>
      </w:r>
      <w:r w:rsidR="009451A5">
        <w:rPr>
          <w:sz w:val="24"/>
          <w:szCs w:val="24"/>
        </w:rPr>
        <w:t xml:space="preserve">low income </w:t>
      </w:r>
      <w:r w:rsidRPr="005A0E79">
        <w:rPr>
          <w:sz w:val="24"/>
          <w:szCs w:val="24"/>
        </w:rPr>
        <w:t xml:space="preserve">regions may face </w:t>
      </w:r>
      <w:r w:rsidR="009451A5">
        <w:rPr>
          <w:sz w:val="24"/>
          <w:szCs w:val="24"/>
        </w:rPr>
        <w:t xml:space="preserve">many problems, </w:t>
      </w:r>
      <w:r w:rsidRPr="005A0E79">
        <w:rPr>
          <w:sz w:val="24"/>
          <w:szCs w:val="24"/>
        </w:rPr>
        <w:t>legal access</w:t>
      </w:r>
      <w:r w:rsidR="009451A5">
        <w:rPr>
          <w:sz w:val="24"/>
          <w:szCs w:val="24"/>
        </w:rPr>
        <w:t xml:space="preserve"> being only one of them</w:t>
      </w:r>
      <w:r w:rsidR="00276E01">
        <w:rPr>
          <w:sz w:val="24"/>
          <w:szCs w:val="24"/>
        </w:rPr>
        <w:t>. The authors have personal experience of at least some</w:t>
      </w:r>
      <w:r w:rsidR="009451A5">
        <w:rPr>
          <w:sz w:val="24"/>
          <w:szCs w:val="24"/>
        </w:rPr>
        <w:t xml:space="preserve"> of the hurdles that may limit an intensive use of openly accessible knowledge wealth</w:t>
      </w:r>
      <w:r w:rsidR="00276E01">
        <w:rPr>
          <w:sz w:val="24"/>
          <w:szCs w:val="24"/>
        </w:rPr>
        <w:t xml:space="preserve">. Researchers </w:t>
      </w:r>
      <w:r w:rsidR="009451A5">
        <w:rPr>
          <w:sz w:val="24"/>
          <w:szCs w:val="24"/>
        </w:rPr>
        <w:t xml:space="preserve">at the economic, academic peripheries </w:t>
      </w:r>
      <w:r w:rsidR="00276E01">
        <w:rPr>
          <w:sz w:val="24"/>
          <w:szCs w:val="24"/>
        </w:rPr>
        <w:t>may not be able to fully sustain themselves through a single academic research job. T</w:t>
      </w:r>
      <w:r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Pr="005A0E79">
        <w:rPr>
          <w:sz w:val="24"/>
          <w:szCs w:val="24"/>
        </w:rPr>
        <w:t>.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w:t>
      </w:r>
      <w:r w:rsidR="00A2760C">
        <w:rPr>
          <w:sz w:val="24"/>
          <w:szCs w:val="24"/>
        </w:rPr>
        <w:t xml:space="preserve">for </w:t>
      </w:r>
      <w:r w:rsidRPr="005A0E79">
        <w:rPr>
          <w:sz w:val="24"/>
          <w:szCs w:val="24"/>
        </w:rPr>
        <w:t xml:space="preserve">the </w:t>
      </w:r>
      <w:r w:rsidR="00BA7BFF" w:rsidRPr="005A0E79">
        <w:rPr>
          <w:sz w:val="24"/>
          <w:szCs w:val="24"/>
        </w:rPr>
        <w:t>English-speaking</w:t>
      </w:r>
      <w:r w:rsidRPr="005A0E79">
        <w:rPr>
          <w:sz w:val="24"/>
          <w:szCs w:val="24"/>
        </w:rPr>
        <w:t xml:space="preserve"> </w:t>
      </w:r>
      <w:r w:rsidR="00FB6C3C" w:rsidRPr="005A0E79">
        <w:rPr>
          <w:sz w:val="24"/>
          <w:szCs w:val="24"/>
        </w:rPr>
        <w:t xml:space="preserve">global market. </w:t>
      </w:r>
      <w:r w:rsidR="00BC1918">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075F8231"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w:t>
      </w:r>
      <w:r w:rsidR="00813E2A">
        <w:t>n</w:t>
      </w:r>
      <w:r>
        <w:t>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1EF52092"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w:t>
      </w:r>
      <w:r w:rsidR="00B53CED">
        <w:rPr>
          <w:sz w:val="24"/>
          <w:szCs w:val="24"/>
        </w:rPr>
        <w:fldChar w:fldCharType="begin"/>
      </w:r>
      <w:r w:rsidR="00B53CED">
        <w:rPr>
          <w:sz w:val="24"/>
          <w:szCs w:val="24"/>
        </w:rPr>
        <w:instrText xml:space="preserve"> ADDIN ZOTERO_ITEM CSL_CITATION {"citationID":"rjvyY8gj","properties":{"formattedCitation":"(Bivand et al. 2019)","plainCitation":"(Bivand et al. 2019)","noteIndex":0},"citationItems":[{"id":3946,"uris":["http://zotero.org/users/5580658/items/V7GQBG9V"],"uri":["http://zotero.org/users/5580658/items/V7GQBG9V"],"itemData":{"id":3946,"type":"book","abstract":"A collection of functions to create spatial weights matrix objects from polygon 'contiguities', from point patterns by distance and tessellations, for summarizing these objects, and for permitting their use in spatial data analysis, including regional aggregation by minimum spanning tree; a collection of tests for spatial 'autocorrelation', including global 'Morans I' and 'Gearys C' proposed by 'Cliff' and 'Ord' (1973, ISBN: 0850860369) and (1981, ISBN: 0850860814), 'Hubert/Mantel' general cross product statistic, Empirical Bayes estimates and 'Assunção/Reis' (1999) &lt;doi:10.1002/(SICI)1097-0258(19990830)18:16%3C2147::AID-SIM179%3E3.0.CO;2-I&gt; Index, 'Getis/Ord' G ('Getis' and 'Ord' 1992) &lt;doi:10.1111/j.1538-4632.1992.tb00261.x&gt; and multicoloured join count statistics, 'APLE' ('Li 'et al.' ) &lt;doi:10.1111/j.1538-4632.2007.00708.x&gt;, local 'Moran's I' ('Anselin' 1995) &lt;doi:10.1111/j.1538-4632.1995.tb00338.x&gt; and 'Getis/Ord' G ('Ord' and 'Getis' 1995) &lt;doi:10.1111/j.1538-4632.1995.tb00912.x&gt;, 'saddlepoint' approximations ('Tiefelsdorf' 2002) &lt;doi:10.1111/j.1538-4632.2002.tb01084.x&gt; and exact tests for global and local 'Moran's I' ('Bivand et al.' 2009) &lt;doi:10.1016/j.csda.2008.07.021&gt; and 'LOSH' local indicators of spatial heteroscedasticity ('Ord' and 'Getis') &lt;doi:10.1007/s00168-011-0492-y&gt;. The implementation of most of the measures is described in 'Bivand' and 'Wong' (2018) &lt;doi:10.1007/s11749-018-0599-x&gt;. 'spdep' &gt;= 1.1-1 corresponds to 'spatialreg' &gt;= 1.1-1, in which the model fitting functions are deprecated and pass through to 'spatialreg', but will mask those in 'spatialreg'. From versions 1.2-1, the functions will be made defunct in 'spdep'. For now 'spatialreg' only has functions from 'spdep', where they are shown as deprecated. 'spatialreg' only loads the namespace of 'spdep'; if you attach 'spdep', the same functions in the other package will be masked. Some feed through adequately, others do not.","source":"R-Packages","title":"spdep: Spatial Dependence: Weighting Schemes, Statistics","title-short":"spdep","URL":"https://CRAN.R-project.org/package=spdep","version":"1.1-3","author":[{"family":"Bivand","given":"Roger"},{"family":"Altman","given":"Micah"},{"family":"Anselin","given":"Luc"},{"family":"Assunção","given":"Renato"},{"family":"Berke","given":"Olaf"},{"family":"Bernat","given":"Andrew"},{"family":"Blanchet","given":"Guillaume"},{"family":"Blankmeyer","given":"Eric"},{"family":"Carvalho","given":"Marilia"},{"family":"Christensen","given":"Bjarke"},{"family":"Chun","given":"Yongwan"},{"family":"Dormann","given":"Carsten"},{"family":"Dray","given":"Stéphane"},{"family":"Gómez-Rubio","given":"Virgilio"},{"family":"Gubri","given":"Martin"},{"family":"Halbersma","given":"Rein"},{"family":"Krainski","given":"Elias"},{"family":"Legendre","given":"Pierre"},{"family":"Lewin-Koh","given":"Nicholas"},{"family":"Li","given":"Angela"},{"family":"Li","given":"Hongfei"},{"family":"Ma","given":"Jielai"},{"family":"Mallik","given":"Abhirup"},{"family":"Millo","given":"Giovanni"},{"family":"Mueller","given":"Werner"},{"family":"Ono","given":"Hisaji"},{"family":"Peres-Neto","given":"Pedro"},{"family":"Piras","given":"Gianfranco"},{"family":"Reder","given":"Markus"},{"family":"Tiefelsdorf","given":"Michael"},{"family":"Westerholt","given":"René"},{"family":"Yu","given":"Danlin"}],"accessed":{"date-parts":[["2020",5,24]]},"issued":{"date-parts":[["2019",9,18]]}}}],"schema":"https://github.com/citation-style-language/schema/raw/master/csl-citation.json"} </w:instrText>
      </w:r>
      <w:r w:rsidR="00B53CED">
        <w:rPr>
          <w:sz w:val="24"/>
          <w:szCs w:val="24"/>
        </w:rPr>
        <w:fldChar w:fldCharType="separate"/>
      </w:r>
      <w:r w:rsidR="00B53CED" w:rsidRPr="00B53CED">
        <w:rPr>
          <w:rFonts w:ascii="Calibri" w:hAnsi="Calibri" w:cs="Calibri"/>
          <w:sz w:val="24"/>
        </w:rPr>
        <w:t>(</w:t>
      </w:r>
      <w:proofErr w:type="spellStart"/>
      <w:r w:rsidR="00B53CED" w:rsidRPr="00B53CED">
        <w:rPr>
          <w:rFonts w:ascii="Calibri" w:hAnsi="Calibri" w:cs="Calibri"/>
          <w:sz w:val="24"/>
        </w:rPr>
        <w:t>Bivand</w:t>
      </w:r>
      <w:proofErr w:type="spellEnd"/>
      <w:r w:rsidR="00B53CED" w:rsidRPr="00B53CED">
        <w:rPr>
          <w:rFonts w:ascii="Calibri" w:hAnsi="Calibri" w:cs="Calibri"/>
          <w:sz w:val="24"/>
        </w:rPr>
        <w:t xml:space="preserve"> et al. 2019)</w:t>
      </w:r>
      <w:r w:rsidR="00B53CED">
        <w:rPr>
          <w:sz w:val="24"/>
          <w:szCs w:val="24"/>
        </w:rPr>
        <w:fldChar w:fldCharType="end"/>
      </w:r>
      <w:r w:rsidR="00B53CED">
        <w:rPr>
          <w:sz w:val="24"/>
          <w:szCs w:val="24"/>
        </w:rPr>
        <w:t>.</w:t>
      </w:r>
    </w:p>
    <w:p w14:paraId="1EBDE9F0" w14:textId="60F628C2" w:rsidR="008D58B8" w:rsidRPr="00A1050C" w:rsidRDefault="008D58B8" w:rsidP="00A1050C">
      <w:pPr>
        <w:jc w:val="both"/>
        <w:rPr>
          <w:sz w:val="24"/>
          <w:szCs w:val="24"/>
        </w:rPr>
      </w:pPr>
      <w:r w:rsidRPr="00A1050C">
        <w:rPr>
          <w:sz w:val="24"/>
          <w:szCs w:val="24"/>
        </w:rPr>
        <w:lastRenderedPageBreak/>
        <w:t>In the case of the download count variable, Moran's I statistic takes the value of 0.042 with a p-value of 0.094, so we can only reject the randomness of downloads at a 90% significance level. The positive z value means that the downloads are cluster</w:t>
      </w:r>
      <w:r w:rsidR="00B53CED">
        <w:rPr>
          <w:sz w:val="24"/>
          <w:szCs w:val="24"/>
        </w:rPr>
        <w:t>ed</w:t>
      </w:r>
      <w:r w:rsidRPr="00A1050C">
        <w:rPr>
          <w:sz w:val="24"/>
          <w:szCs w:val="24"/>
        </w:rPr>
        <w:t xml:space="preserve">,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 xml:space="preserve">4.2.2. </w:t>
      </w:r>
      <w:commentRangeStart w:id="13"/>
      <w:r w:rsidRPr="009D3094">
        <w:rPr>
          <w:b/>
          <w:bCs/>
        </w:rPr>
        <w:t>Random forest models</w:t>
      </w:r>
      <w:commentRangeEnd w:id="13"/>
      <w:r w:rsidR="005E4327">
        <w:rPr>
          <w:rStyle w:val="CommentReference"/>
        </w:rPr>
        <w:commentReference w:id="13"/>
      </w:r>
    </w:p>
    <w:p w14:paraId="7960D147" w14:textId="093D15D7" w:rsidR="00A1050C" w:rsidRDefault="00E10615" w:rsidP="00C03D2E">
      <w:pPr>
        <w:jc w:val="both"/>
        <w:rPr>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commentRangeStart w:id="14"/>
      <w:r>
        <w:rPr>
          <w:sz w:val="24"/>
          <w:szCs w:val="24"/>
        </w:rPr>
        <w:t xml:space="preserve">The use of machine learning models is </w:t>
      </w:r>
      <w:r w:rsidR="00EE4B5E">
        <w:rPr>
          <w:sz w:val="24"/>
          <w:szCs w:val="24"/>
        </w:rPr>
        <w:t>a good practice in variable selection when we do not have a well-established hypothesis among pre-selected social variables</w:t>
      </w:r>
      <w:commentRangeEnd w:id="14"/>
      <w:r w:rsidR="00C36782">
        <w:rPr>
          <w:rStyle w:val="CommentReference"/>
        </w:rPr>
        <w:commentReference w:id="14"/>
      </w:r>
      <w:r w:rsidR="00EE4B5E">
        <w:rPr>
          <w:sz w:val="24"/>
          <w:szCs w:val="24"/>
        </w:rPr>
        <w:t xml:space="preserve">. </w:t>
      </w:r>
      <w:commentRangeStart w:id="15"/>
      <w:r w:rsidR="00D8648B"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attracting higher download counts</w:t>
      </w:r>
      <w:commentRangeEnd w:id="15"/>
      <w:r w:rsidR="00F01C70">
        <w:rPr>
          <w:rStyle w:val="CommentReference"/>
        </w:rPr>
        <w:commentReference w:id="15"/>
      </w:r>
      <w:r w:rsidR="00C03D2E">
        <w:rPr>
          <w:sz w:val="24"/>
          <w:szCs w:val="24"/>
        </w:rPr>
        <w:t xml:space="preserve">,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p>
    <w:p w14:paraId="74657DA3" w14:textId="5E6351A8"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w:t>
      </w:r>
      <w:commentRangeStart w:id="16"/>
      <w:r w:rsidRPr="00A1050C">
        <w:rPr>
          <w:sz w:val="24"/>
          <w:szCs w:val="24"/>
        </w:rPr>
        <w:t xml:space="preserve">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to identify the most important social, cultural and economic variables</w:t>
      </w:r>
      <w:commentRangeEnd w:id="16"/>
      <w:r w:rsidR="005E4327">
        <w:rPr>
          <w:rStyle w:val="CommentReference"/>
        </w:rPr>
        <w:commentReference w:id="16"/>
      </w:r>
      <w:r w:rsidRPr="00A1050C">
        <w:rPr>
          <w:sz w:val="24"/>
          <w:szCs w:val="24"/>
        </w:rPr>
        <w:t>. Since the outcome of these models do not differ substantially</w:t>
      </w:r>
      <w:r w:rsidR="008F47E2">
        <w:rPr>
          <w:sz w:val="24"/>
          <w:szCs w:val="24"/>
        </w:rPr>
        <w:t xml:space="preserve"> from what we have reported already, </w:t>
      </w:r>
      <w:r w:rsidRPr="00A1050C">
        <w:rPr>
          <w:sz w:val="24"/>
          <w:szCs w:val="24"/>
        </w:rPr>
        <w:t xml:space="preserve">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xml:space="preserve">, and </w:t>
      </w:r>
      <w:r w:rsidR="008F47E2">
        <w:rPr>
          <w:sz w:val="24"/>
          <w:szCs w:val="24"/>
        </w:rPr>
        <w:t xml:space="preserve">uses a </w:t>
      </w:r>
      <w:r w:rsidR="00927D97">
        <w:rPr>
          <w:sz w:val="24"/>
          <w:szCs w:val="24"/>
        </w:rPr>
        <w:t xml:space="preserve">smaller, but richer dataset, which includes the EUROBAROMETER data </w:t>
      </w:r>
      <w:r w:rsidR="008F47E2">
        <w:rPr>
          <w:sz w:val="24"/>
          <w:szCs w:val="24"/>
        </w:rPr>
        <w:t>next to the EUROSTAT data we have been using so far.</w:t>
      </w:r>
      <w:r w:rsidR="00927D97">
        <w:rPr>
          <w:rStyle w:val="FootnoteReference"/>
          <w:sz w:val="24"/>
          <w:szCs w:val="24"/>
        </w:rPr>
        <w:footnoteReference w:id="15"/>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1B9A1020" w:rsidR="00466A9E" w:rsidRDefault="008F47E2" w:rsidP="00D1724C">
      <w:pPr>
        <w:jc w:val="both"/>
        <w:rPr>
          <w:sz w:val="24"/>
          <w:szCs w:val="24"/>
        </w:rPr>
      </w:pPr>
      <w:r>
        <w:rPr>
          <w:noProof/>
          <w:sz w:val="24"/>
          <w:szCs w:val="24"/>
        </w:rPr>
        <w:lastRenderedPageBreak/>
        <w:drawing>
          <wp:inline distT="0" distB="0" distL="0" distR="0" wp14:anchorId="006964AF" wp14:editId="2C7B8A5E">
            <wp:extent cx="5943600" cy="3667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c_imp_eb_count_per_capit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2A654C08" w:rsidR="00927D97" w:rsidRDefault="00927D97" w:rsidP="00927D97">
      <w:pPr>
        <w:pStyle w:val="Caption"/>
      </w:pPr>
      <w:bookmarkStart w:id="17" w:name="_Ref40449396"/>
      <w:r>
        <w:t xml:space="preserve">Figure </w:t>
      </w:r>
      <w:fldSimple w:instr=" SEQ Figure \* ARABIC ">
        <w:r>
          <w:rPr>
            <w:noProof/>
          </w:rPr>
          <w:t>7</w:t>
        </w:r>
      </w:fldSimple>
      <w:bookmarkEnd w:id="17"/>
      <w:r>
        <w:t xml:space="preserve">: Random Forest feature importance of EUROSTAT+EUROBAROMETER. </w:t>
      </w:r>
      <w:r w:rsidR="008F47E2">
        <w:t>(DV</w:t>
      </w:r>
      <w:r>
        <w:t>: count per capita, number of runs: 100</w:t>
      </w:r>
      <w:r w:rsidR="008F47E2">
        <w:t>)</w:t>
      </w:r>
    </w:p>
    <w:p w14:paraId="30307F6F" w14:textId="4E267DB9" w:rsidR="00927D97" w:rsidRDefault="00927D97" w:rsidP="00927D97">
      <w:pPr>
        <w:jc w:val="both"/>
        <w:rPr>
          <w:sz w:val="24"/>
          <w:szCs w:val="24"/>
        </w:rPr>
      </w:pPr>
      <w:commentRangeStart w:id="18"/>
      <w:r w:rsidRPr="00A1050C">
        <w:rPr>
          <w:sz w:val="24"/>
          <w:szCs w:val="24"/>
        </w:rPr>
        <w:t xml:space="preserve">The feature importance graph </w:t>
      </w:r>
      <w:commentRangeEnd w:id="18"/>
      <w:r w:rsidR="0004178C">
        <w:rPr>
          <w:rStyle w:val="CommentReference"/>
        </w:rPr>
        <w:commentReference w:id="18"/>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the </w:t>
      </w:r>
      <w:r>
        <w:rPr>
          <w:sz w:val="24"/>
          <w:szCs w:val="24"/>
        </w:rPr>
        <w:t xml:space="preserve">same variables we already included in our linear models: the </w:t>
      </w:r>
      <w:r w:rsidRPr="00A1050C">
        <w:rPr>
          <w:sz w:val="24"/>
          <w:szCs w:val="24"/>
        </w:rPr>
        <w:t xml:space="preserve">share of researchers in the workforce, GPD per capita in 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addition</w:t>
      </w:r>
      <w:r w:rsidR="006659A5">
        <w:rPr>
          <w:sz w:val="24"/>
          <w:szCs w:val="24"/>
        </w:rPr>
        <w:t>,</w:t>
      </w:r>
      <w:r>
        <w:rPr>
          <w:sz w:val="24"/>
          <w:szCs w:val="24"/>
        </w:rPr>
        <w:t xml:space="preserve"> the share of library using</w:t>
      </w:r>
      <w:r w:rsidR="006659A5">
        <w:rPr>
          <w:sz w:val="24"/>
          <w:szCs w:val="24"/>
        </w:rPr>
        <w:t>,</w:t>
      </w:r>
      <w:r>
        <w:rPr>
          <w:sz w:val="24"/>
          <w:szCs w:val="24"/>
        </w:rPr>
        <w:t xml:space="preserve"> </w:t>
      </w:r>
      <w:r w:rsidR="004F61B2">
        <w:rPr>
          <w:sz w:val="24"/>
          <w:szCs w:val="24"/>
        </w:rPr>
        <w:t xml:space="preserve">and book reading </w:t>
      </w:r>
      <w:r>
        <w:rPr>
          <w:sz w:val="24"/>
          <w:szCs w:val="24"/>
        </w:rPr>
        <w:t>population</w:t>
      </w:r>
      <w:r w:rsidR="004F61B2">
        <w:rPr>
          <w:sz w:val="24"/>
          <w:szCs w:val="24"/>
        </w:rPr>
        <w:t xml:space="preserve">s </w:t>
      </w:r>
      <w:r w:rsidR="006659A5">
        <w:rPr>
          <w:sz w:val="24"/>
          <w:szCs w:val="24"/>
        </w:rPr>
        <w:t xml:space="preserve">from among the EUROBAROMATER variables are </w:t>
      </w:r>
      <w:r w:rsidR="004F61B2">
        <w:rPr>
          <w:sz w:val="24"/>
          <w:szCs w:val="24"/>
        </w:rPr>
        <w:t>also somewhat relevant.</w:t>
      </w:r>
      <w:r>
        <w:rPr>
          <w:sz w:val="24"/>
          <w:szCs w:val="24"/>
        </w:rPr>
        <w:t xml:space="preserve"> </w:t>
      </w:r>
    </w:p>
    <w:p w14:paraId="6BD17ABE" w14:textId="4F6F30BD" w:rsidR="006659A5" w:rsidRDefault="007C0DC1" w:rsidP="00927D97">
      <w:pPr>
        <w:jc w:val="both"/>
        <w:rPr>
          <w:sz w:val="24"/>
          <w:szCs w:val="24"/>
        </w:rPr>
      </w:pPr>
      <w:r>
        <w:rPr>
          <w:sz w:val="24"/>
          <w:szCs w:val="24"/>
        </w:rPr>
        <w:t xml:space="preserve">Subsequently, we have included the newly identified EUROBAROMETER variables into the </w:t>
      </w:r>
      <w:proofErr w:type="spellStart"/>
      <w:r w:rsidR="006659A5">
        <w:rPr>
          <w:sz w:val="24"/>
          <w:szCs w:val="24"/>
        </w:rPr>
        <w:t>Q</w:t>
      </w:r>
      <w:r>
        <w:rPr>
          <w:sz w:val="24"/>
          <w:szCs w:val="24"/>
        </w:rPr>
        <w:t>uasi</w:t>
      </w:r>
      <w:r w:rsidR="006659A5">
        <w:rPr>
          <w:sz w:val="24"/>
          <w:szCs w:val="24"/>
        </w:rPr>
        <w:t>P</w:t>
      </w:r>
      <w:r>
        <w:rPr>
          <w:sz w:val="24"/>
          <w:szCs w:val="24"/>
        </w:rPr>
        <w:t>oission</w:t>
      </w:r>
      <w:proofErr w:type="spellEnd"/>
      <w:r>
        <w:rPr>
          <w:sz w:val="24"/>
          <w:szCs w:val="24"/>
        </w:rPr>
        <w:t xml:space="preserve"> </w:t>
      </w:r>
      <w:r w:rsidR="006659A5">
        <w:rPr>
          <w:sz w:val="24"/>
          <w:szCs w:val="24"/>
        </w:rPr>
        <w:t xml:space="preserve">regression </w:t>
      </w:r>
      <w:r>
        <w:rPr>
          <w:sz w:val="24"/>
          <w:szCs w:val="24"/>
        </w:rPr>
        <w:t>models, with the per capita, per researcher and raw count as dependent variables</w:t>
      </w:r>
      <w:r w:rsidR="006659A5">
        <w:rPr>
          <w:sz w:val="24"/>
          <w:szCs w:val="24"/>
        </w:rPr>
        <w:t>.</w:t>
      </w:r>
    </w:p>
    <w:p w14:paraId="475E6D0F" w14:textId="4B4EE625"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6178EE4D" w14:textId="422BB68E" w:rsidR="00B94818"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download per capita      </w:t>
      </w:r>
      <w:bookmarkStart w:id="19" w:name="_Hlk40966182"/>
      <w:r w:rsidRPr="00B94818">
        <w:rPr>
          <w:rFonts w:ascii="Lucida Console" w:eastAsia="Times New Roman" w:hAnsi="Lucida Console" w:cs="Courier New"/>
          <w:color w:val="000000"/>
          <w:sz w:val="14"/>
          <w:szCs w:val="14"/>
        </w:rPr>
        <w:t xml:space="preserve"> </w:t>
      </w:r>
      <w:bookmarkEnd w:id="19"/>
      <w:r w:rsidRPr="00B94818">
        <w:rPr>
          <w:rFonts w:ascii="Lucida Console" w:eastAsia="Times New Roman" w:hAnsi="Lucida Console" w:cs="Courier New"/>
          <w:color w:val="000000"/>
          <w:sz w:val="14"/>
          <w:szCs w:val="14"/>
        </w:rPr>
        <w:t xml:space="preserve">                  download per researcher                                                                          </w:t>
      </w:r>
    </w:p>
    <w:p w14:paraId="51FBAE2F" w14:textId="52A85C42" w:rsidR="00A95313"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Model 1</w:t>
      </w:r>
      <w:r w:rsidR="000A2F56" w:rsidRPr="00B94818">
        <w:rPr>
          <w:rFonts w:ascii="Lucida Console" w:eastAsia="Times New Roman" w:hAnsi="Lucida Console" w:cs="Courier New"/>
          <w:color w:val="000000"/>
          <w:sz w:val="14"/>
          <w:szCs w:val="14"/>
        </w:rPr>
        <w:t>6</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 xml:space="preserve">a             </w:t>
      </w:r>
      <w:r w:rsidR="00B94818"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000A2F56"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b</w:t>
      </w:r>
    </w:p>
    <w:p w14:paraId="2D5BAD58" w14:textId="6265829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w:t>
      </w:r>
    </w:p>
    <w:p w14:paraId="3115E4FB" w14:textId="682CB02B"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(Intercept)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6.204 ***                      8.160 ***                   6.905 ***  </w:t>
      </w:r>
    </w:p>
    <w:p w14:paraId="2FFE4D1F" w14:textId="4D452EB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(0.843)                        (0.813)                     (0.886)     </w:t>
      </w:r>
    </w:p>
    <w:p w14:paraId="72895BAB"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49E1733B" w14:textId="155A984F"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log(</w:t>
      </w:r>
      <w:proofErr w:type="spellStart"/>
      <w:r w:rsidRPr="00B94818">
        <w:rPr>
          <w:rFonts w:ascii="Lucida Console" w:eastAsia="Times New Roman" w:hAnsi="Lucida Console" w:cs="Courier New"/>
          <w:color w:val="000000"/>
          <w:sz w:val="14"/>
          <w:szCs w:val="14"/>
        </w:rPr>
        <w:t>gdp_pps</w:t>
      </w:r>
      <w:proofErr w:type="spellEnd"/>
      <w:r w:rsidRPr="00B94818">
        <w:rPr>
          <w:rFonts w:ascii="Lucida Console" w:eastAsia="Times New Roman" w:hAnsi="Lucida Console" w:cs="Courier New"/>
          <w:color w:val="000000"/>
          <w:sz w:val="14"/>
          <w:szCs w:val="14"/>
        </w:rPr>
        <w:t xml:space="preserve">)                       0.261 **                       0.006                       0.053      </w:t>
      </w:r>
    </w:p>
    <w:p w14:paraId="690E7785" w14:textId="1A46700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(0.080)                        (0.078)                     (0.082)     </w:t>
      </w:r>
    </w:p>
    <w:p w14:paraId="6E701A54"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B0C2864" w14:textId="233986F0"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researcher_employment_pct</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0.673 ***                                                                </w:t>
      </w:r>
    </w:p>
    <w:p w14:paraId="4C7686ED" w14:textId="52FBD35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(0.056)                                                                   </w:t>
      </w:r>
    </w:p>
    <w:p w14:paraId="1D19C199"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7A232303" w14:textId="6E7D736A"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eb_is_visit_public_library</w:t>
      </w:r>
      <w:proofErr w:type="spellEnd"/>
      <w:r w:rsidRPr="00B94818">
        <w:rPr>
          <w:rFonts w:ascii="Lucida Console" w:eastAsia="Times New Roman" w:hAnsi="Lucida Console" w:cs="Courier New"/>
          <w:color w:val="000000"/>
          <w:sz w:val="14"/>
          <w:szCs w:val="14"/>
        </w:rPr>
        <w:t xml:space="preserve">        -1.116 **                      -1.391 **                                  </w:t>
      </w:r>
    </w:p>
    <w:p w14:paraId="31032007" w14:textId="03B95504"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(0.415)                        (0.428)                                    </w:t>
      </w:r>
    </w:p>
    <w:p w14:paraId="1F791625"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5FF082C9" w14:textId="4C9D7B8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eb_limited_library_supply</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3.963 ***  </w:t>
      </w:r>
    </w:p>
    <w:p w14:paraId="28D6357C" w14:textId="5098C96D"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(0.886)     </w:t>
      </w:r>
    </w:p>
    <w:p w14:paraId="64CB520B" w14:textId="77777777" w:rsidR="00B94818" w:rsidRDefault="006659A5"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p>
    <w:p w14:paraId="3CCE8F11" w14:textId="70FC055B" w:rsidR="006659A5"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006659A5" w:rsidRPr="00B94818">
        <w:rPr>
          <w:rFonts w:ascii="Lucida Console" w:eastAsia="Times New Roman" w:hAnsi="Lucida Console" w:cs="Courier New"/>
          <w:color w:val="000000"/>
          <w:sz w:val="14"/>
          <w:szCs w:val="14"/>
        </w:rPr>
        <w:t>─────────────────────────────────────────────────────────────────────────────────────────────</w:t>
      </w:r>
    </w:p>
    <w:p w14:paraId="5B5361C8" w14:textId="3E9784F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null.deviance</w:t>
      </w:r>
      <w:proofErr w:type="spellEnd"/>
      <w:r w:rsidRPr="00B94818">
        <w:rPr>
          <w:rFonts w:ascii="Lucida Console" w:eastAsia="Times New Roman" w:hAnsi="Lucida Console" w:cs="Courier New"/>
          <w:color w:val="000000"/>
          <w:sz w:val="14"/>
          <w:szCs w:val="14"/>
        </w:rPr>
        <w:t xml:space="preserve">                 2553172.101                     350303.560                     350303.560      </w:t>
      </w:r>
    </w:p>
    <w:p w14:paraId="28DB10FF" w14:textId="1386B8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res.deviance</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1061645.079                     324682.437                     312052.421      </w:t>
      </w:r>
    </w:p>
    <w:p w14:paraId="7727CA38" w14:textId="65F62AC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4C85C067"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 p &lt; 0.001; ** p &lt; 0.01; * p &lt; 0.05.                                                                                 </w:t>
      </w:r>
    </w:p>
    <w:p w14:paraId="77ADB419" w14:textId="479FBBA1" w:rsidR="006659A5" w:rsidRPr="006659A5" w:rsidRDefault="00C345A8" w:rsidP="00C345A8">
      <w:pPr>
        <w:pStyle w:val="Caption"/>
        <w:rPr>
          <w:sz w:val="24"/>
          <w:szCs w:val="24"/>
        </w:rPr>
      </w:pPr>
      <w:r>
        <w:t xml:space="preserve">Table </w:t>
      </w:r>
      <w:fldSimple w:instr=" SEQ Table \* ARABIC ">
        <w:r>
          <w:rPr>
            <w:noProof/>
          </w:rPr>
          <w:t>9</w:t>
        </w:r>
      </w:fldSimple>
      <w:r>
        <w:t>: European models IV</w:t>
      </w:r>
      <w:r w:rsidR="00BB54BD">
        <w:t>:</w:t>
      </w:r>
      <w:r>
        <w:t xml:space="preserve"> Eurobarometer variables (DV</w:t>
      </w:r>
      <w:r w:rsidR="00BB54BD">
        <w:t>s</w:t>
      </w:r>
      <w:r>
        <w:t>: download per capita, download per researcher)</w:t>
      </w:r>
    </w:p>
    <w:p w14:paraId="74C4CF39" w14:textId="21E545BD" w:rsidR="007C0DC1" w:rsidRDefault="00BB54BD" w:rsidP="00927D97">
      <w:pPr>
        <w:jc w:val="both"/>
        <w:rPr>
          <w:sz w:val="24"/>
          <w:szCs w:val="24"/>
        </w:rPr>
      </w:pPr>
      <w:r>
        <w:rPr>
          <w:sz w:val="24"/>
          <w:szCs w:val="24"/>
        </w:rPr>
        <w:lastRenderedPageBreak/>
        <w:t>In various model configurations most of the EUROBAROETR variables remained insignificant.</w:t>
      </w:r>
      <w:r>
        <w:rPr>
          <w:rStyle w:val="FootnoteReference"/>
          <w:sz w:val="24"/>
          <w:szCs w:val="24"/>
        </w:rPr>
        <w:footnoteReference w:id="16"/>
      </w:r>
      <w:r>
        <w:rPr>
          <w:sz w:val="24"/>
          <w:szCs w:val="24"/>
        </w:rPr>
        <w:t xml:space="preserve"> </w:t>
      </w:r>
      <w:r w:rsidR="00D31B9C">
        <w:rPr>
          <w:sz w:val="24"/>
          <w:szCs w:val="24"/>
        </w:rPr>
        <w:t xml:space="preserve">That being said, the variable on the share of population who reported to have </w:t>
      </w:r>
      <w:r w:rsidR="00F44B8E">
        <w:rPr>
          <w:sz w:val="24"/>
          <w:szCs w:val="24"/>
        </w:rPr>
        <w:t>v</w:t>
      </w:r>
      <w:r w:rsidR="00D31B9C">
        <w:rPr>
          <w:sz w:val="24"/>
          <w:szCs w:val="24"/>
        </w:rPr>
        <w:t xml:space="preserve">isited a library in the 12 previous months was highly significant in both the download per capita and the download per researcher models, with a negative sign. Higher library use in the population goes hand in hand with lower pirate library usage. </w:t>
      </w:r>
      <w:r w:rsidR="00F44B8E">
        <w:rPr>
          <w:sz w:val="24"/>
          <w:szCs w:val="24"/>
        </w:rPr>
        <w:t>In addition, in the download per researcher model (Model 2b) we found that the more people report not using library because of its inadequate supply</w:t>
      </w:r>
      <w:r w:rsidR="00F44B8E">
        <w:rPr>
          <w:rStyle w:val="FootnoteReference"/>
          <w:sz w:val="24"/>
          <w:szCs w:val="24"/>
        </w:rPr>
        <w:footnoteReference w:id="17"/>
      </w:r>
      <w:r w:rsidR="00F44B8E">
        <w:rPr>
          <w:sz w:val="24"/>
          <w:szCs w:val="24"/>
        </w:rPr>
        <w:t xml:space="preserve">, the higher the use of shadow libraries. While both these findings support our hypothesis that the quality of legal access infrastructures has strong impact on shadow library usage, we treat these findings with some caution. The usefulness of these EUROBAROMETER variables are relatively limited due to the limited number of respondents, and the </w:t>
      </w:r>
      <w:r w:rsidR="00F44B8E" w:rsidRPr="00F44B8E">
        <w:rPr>
          <w:sz w:val="24"/>
          <w:szCs w:val="24"/>
        </w:rPr>
        <w:t>reliab</w:t>
      </w:r>
      <w:r w:rsidR="00821AE8">
        <w:rPr>
          <w:sz w:val="24"/>
          <w:szCs w:val="24"/>
        </w:rPr>
        <w:t>i</w:t>
      </w:r>
      <w:r w:rsidR="00F44B8E" w:rsidRPr="00F44B8E">
        <w:rPr>
          <w:sz w:val="24"/>
          <w:szCs w:val="24"/>
        </w:rPr>
        <w:t>l</w:t>
      </w:r>
      <w:r w:rsidR="00F44B8E">
        <w:rPr>
          <w:sz w:val="24"/>
          <w:szCs w:val="24"/>
        </w:rPr>
        <w:t xml:space="preserve">ity of the </w:t>
      </w:r>
      <w:r w:rsidR="00F44B8E" w:rsidRPr="00F44B8E">
        <w:rPr>
          <w:sz w:val="24"/>
          <w:szCs w:val="24"/>
        </w:rPr>
        <w:t xml:space="preserve">statistic on </w:t>
      </w:r>
      <w:r w:rsidR="00F44B8E">
        <w:rPr>
          <w:sz w:val="24"/>
          <w:szCs w:val="24"/>
        </w:rPr>
        <w:t xml:space="preserve">a </w:t>
      </w:r>
      <w:r w:rsidR="00F44B8E" w:rsidRPr="00F44B8E">
        <w:rPr>
          <w:sz w:val="24"/>
          <w:szCs w:val="24"/>
        </w:rPr>
        <w:t>regional level.</w:t>
      </w:r>
      <w:r w:rsidR="00F44B8E">
        <w:rPr>
          <w:sz w:val="24"/>
          <w:szCs w:val="24"/>
        </w:rPr>
        <w:t xml:space="preserve">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61F0215F" w:rsidR="003F4907" w:rsidRDefault="00D9013C" w:rsidP="00292A3B">
      <w:pPr>
        <w:jc w:val="both"/>
        <w:rPr>
          <w:sz w:val="24"/>
          <w:szCs w:val="24"/>
        </w:rPr>
      </w:pPr>
      <w:r>
        <w:rPr>
          <w:sz w:val="24"/>
          <w:szCs w:val="24"/>
        </w:rPr>
        <w:t xml:space="preserve">We have found two significant demand drivers of scholarly piracy: </w:t>
      </w:r>
      <w:r w:rsidR="008E06A9">
        <w:rPr>
          <w:sz w:val="24"/>
          <w:szCs w:val="24"/>
        </w:rPr>
        <w:t xml:space="preserve">GDP </w:t>
      </w:r>
      <w:r>
        <w:rPr>
          <w:sz w:val="24"/>
          <w:szCs w:val="24"/>
        </w:rPr>
        <w:t xml:space="preserve">and the size of knowledge-intensive sector. Contrary to our initial, somewhat naïve assumption, we have found that </w:t>
      </w:r>
      <w:r w:rsidR="008E06A9">
        <w:rPr>
          <w:sz w:val="24"/>
          <w:szCs w:val="24"/>
        </w:rPr>
        <w:t xml:space="preserve">gross income </w:t>
      </w:r>
      <w:r w:rsidR="00CD78D7">
        <w:rPr>
          <w:sz w:val="24"/>
          <w:szCs w:val="24"/>
        </w:rPr>
        <w:t xml:space="preserve">and piracy is positively correlated. Free-to access piratical resources are used more in </w:t>
      </w:r>
      <w:r w:rsidR="008E06A9">
        <w:rPr>
          <w:sz w:val="24"/>
          <w:szCs w:val="24"/>
        </w:rPr>
        <w:t xml:space="preserve">high income </w:t>
      </w:r>
      <w:r w:rsidR="00CD78D7">
        <w:rPr>
          <w:sz w:val="24"/>
          <w:szCs w:val="24"/>
        </w:rPr>
        <w:t xml:space="preserve">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1516C478" w:rsidR="003F4907" w:rsidRDefault="003F4907" w:rsidP="00292A3B">
      <w:pPr>
        <w:jc w:val="both"/>
        <w:rPr>
          <w:sz w:val="24"/>
          <w:szCs w:val="24"/>
        </w:rPr>
      </w:pPr>
      <w:r>
        <w:rPr>
          <w:sz w:val="24"/>
          <w:szCs w:val="24"/>
        </w:rPr>
        <w:lastRenderedPageBreak/>
        <w:t xml:space="preserve">In this article we have offered two alternative explanations. First, we have offered a model to differentiate the effect of </w:t>
      </w:r>
      <w:r w:rsidR="008E06A9">
        <w:rPr>
          <w:sz w:val="24"/>
          <w:szCs w:val="24"/>
        </w:rPr>
        <w:t xml:space="preserve">income </w:t>
      </w:r>
      <w:r>
        <w:rPr>
          <w:sz w:val="24"/>
          <w:szCs w:val="24"/>
        </w:rPr>
        <w:t xml:space="preserve">on knowledge demand at different levels of economic development. In our global models we have shown that in low income countries extra </w:t>
      </w:r>
      <w:r w:rsidR="0091299E">
        <w:rPr>
          <w:sz w:val="24"/>
          <w:szCs w:val="24"/>
        </w:rPr>
        <w:t xml:space="preserve">income </w:t>
      </w:r>
      <w:r>
        <w:rPr>
          <w:sz w:val="24"/>
          <w:szCs w:val="24"/>
        </w:rPr>
        <w:t xml:space="preserve">has a much greater impact on shadow library demand than in high income countries.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w:t>
      </w:r>
      <w:r w:rsidR="0091299E">
        <w:rPr>
          <w:sz w:val="24"/>
          <w:szCs w:val="24"/>
        </w:rPr>
        <w:t xml:space="preserve">than the </w:t>
      </w:r>
      <w:r>
        <w:rPr>
          <w:sz w:val="24"/>
          <w:szCs w:val="24"/>
        </w:rPr>
        <w:t xml:space="preserve">further expansion of demand. </w:t>
      </w:r>
    </w:p>
    <w:p w14:paraId="70FC830D" w14:textId="763B2BCF"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w:t>
      </w:r>
      <w:r w:rsidR="007C3147">
        <w:rPr>
          <w:sz w:val="24"/>
          <w:szCs w:val="24"/>
        </w:rPr>
        <w:t xml:space="preserve">low-income </w:t>
      </w:r>
      <w:r w:rsidR="00CD78D7">
        <w:rPr>
          <w:sz w:val="24"/>
          <w:szCs w:val="24"/>
        </w:rPr>
        <w:t xml:space="preserve">regions. </w:t>
      </w:r>
      <w:r w:rsidR="0060121A">
        <w:rPr>
          <w:sz w:val="24"/>
          <w:szCs w:val="24"/>
        </w:rPr>
        <w:t xml:space="preserve">Even if the size of the knowledge intensive sector is comparable to those in richer regions, </w:t>
      </w:r>
      <w:r w:rsidR="007C3147">
        <w:rPr>
          <w:sz w:val="24"/>
          <w:szCs w:val="24"/>
        </w:rPr>
        <w:t xml:space="preserve">less affluent </w:t>
      </w:r>
      <w:r w:rsidR="0060121A">
        <w:rPr>
          <w:sz w:val="24"/>
          <w:szCs w:val="24"/>
        </w:rPr>
        <w:t>regions face constraints</w:t>
      </w:r>
      <w:r w:rsidR="007C3147">
        <w:rPr>
          <w:sz w:val="24"/>
          <w:szCs w:val="24"/>
        </w:rPr>
        <w:t>,</w:t>
      </w:r>
      <w:r w:rsidR="0060121A">
        <w:rPr>
          <w:sz w:val="24"/>
          <w:szCs w:val="24"/>
        </w:rPr>
        <w:t xml:space="preserve">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DB14B8">
        <w:rPr>
          <w:sz w:val="24"/>
          <w:szCs w:val="24"/>
        </w:rPr>
        <w:t>That being said, we have found some evidence to the importance of good legal access infrastructures: where libraries are used, and found adequate, less scholarly piracy takes place.</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7F76CBF8" w14:textId="77777777" w:rsidR="00B53CED" w:rsidRPr="00B53CED" w:rsidRDefault="00FA3DD4" w:rsidP="00B53CED">
      <w:pPr>
        <w:pStyle w:val="Bibliography"/>
        <w:rPr>
          <w:rFonts w:ascii="Calibri" w:hAnsi="Calibri" w:cs="Calibri"/>
        </w:rPr>
      </w:pPr>
      <w:r>
        <w:rPr>
          <w:bCs/>
        </w:rPr>
        <w:fldChar w:fldCharType="begin"/>
      </w:r>
      <w:r w:rsidR="007E5769">
        <w:rPr>
          <w:bCs/>
        </w:rPr>
        <w:instrText xml:space="preserve"> ADDIN ZOTERO_BIBL {"uncited":[],"omitted":[],"custom":[]} CSL_BIBLIOGRAPHY </w:instrText>
      </w:r>
      <w:r>
        <w:rPr>
          <w:bCs/>
        </w:rPr>
        <w:fldChar w:fldCharType="separate"/>
      </w:r>
      <w:r w:rsidR="00B53CED" w:rsidRPr="00B53CED">
        <w:rPr>
          <w:rFonts w:ascii="Calibri" w:hAnsi="Calibri" w:cs="Calibri"/>
        </w:rPr>
        <w:t>American Chemical Society v. Sci-Hub d/b/a www.sci-hub.cc, John Doe 1-99. 2017 1–3. United States District Court for the Eastern District of Virginia Alexandria Division.</w:t>
      </w:r>
    </w:p>
    <w:p w14:paraId="0B7BE0FC"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 xml:space="preserve">Androcec, Darko. 2017. “Analysis of Sci-Hub Downloads of Computer Science Papers.” </w:t>
      </w:r>
      <w:r w:rsidRPr="00B53CED">
        <w:rPr>
          <w:rFonts w:ascii="Calibri" w:hAnsi="Calibri" w:cs="Calibri"/>
          <w:i/>
          <w:iCs/>
        </w:rPr>
        <w:t>Acta Univ. Sapientiae, Informatica</w:t>
      </w:r>
      <w:r w:rsidRPr="00B53CED">
        <w:rPr>
          <w:rFonts w:ascii="Calibri" w:hAnsi="Calibri" w:cs="Calibri"/>
        </w:rPr>
        <w:t xml:space="preserve"> 9 (1): 83–96.</w:t>
      </w:r>
    </w:p>
    <w:p w14:paraId="2A72C8A3" w14:textId="77777777" w:rsidR="00B53CED" w:rsidRPr="00B53CED" w:rsidRDefault="00B53CED" w:rsidP="00B53CED">
      <w:pPr>
        <w:pStyle w:val="Bibliography"/>
        <w:rPr>
          <w:rFonts w:ascii="Calibri" w:hAnsi="Calibri" w:cs="Calibri"/>
        </w:rPr>
      </w:pPr>
      <w:r w:rsidRPr="00B53CED">
        <w:rPr>
          <w:rFonts w:ascii="Calibri" w:hAnsi="Calibri" w:cs="Calibri"/>
        </w:rPr>
        <w:t xml:space="preserve">Armstrong, C., J. De Beer, D. Kawooya, A. Prabhala, and T. Schonwetter. 2010. </w:t>
      </w:r>
      <w:r w:rsidRPr="00B53CED">
        <w:rPr>
          <w:rFonts w:ascii="Calibri" w:hAnsi="Calibri" w:cs="Calibri"/>
          <w:i/>
          <w:iCs/>
        </w:rPr>
        <w:t>Access to Knowledge in Africa: The Role of Copyright</w:t>
      </w:r>
      <w:r w:rsidRPr="00B53CED">
        <w:rPr>
          <w:rFonts w:ascii="Calibri" w:hAnsi="Calibri" w:cs="Calibri"/>
        </w:rPr>
        <w:t>. Uct Pubns. http://books.google.com/books?hl=en&amp;amp;lr=&amp;amp;id=mzoPtBoQkEcC&amp;amp;oi=fnd&amp;amp;pg=PR5&amp;amp;dq=vera+franz+a2k+mit&amp;amp;ots=EFQceWqCSH&amp;amp;sig=Jirm604ts2dxnSNGpc83_A7AiZg.</w:t>
      </w:r>
    </w:p>
    <w:p w14:paraId="1087EBAF" w14:textId="77777777" w:rsidR="00B53CED" w:rsidRPr="00B53CED" w:rsidRDefault="00B53CED" w:rsidP="00B53CED">
      <w:pPr>
        <w:pStyle w:val="Bibliography"/>
        <w:rPr>
          <w:rFonts w:ascii="Calibri" w:hAnsi="Calibri" w:cs="Calibri"/>
        </w:rPr>
      </w:pPr>
      <w:r w:rsidRPr="00B53CED">
        <w:rPr>
          <w:rFonts w:ascii="Calibri" w:hAnsi="Calibri" w:cs="Calibri"/>
        </w:rPr>
        <w:t>Babutsidze, Zakaria. 2016. “Pirated Economics.”</w:t>
      </w:r>
    </w:p>
    <w:p w14:paraId="49696394" w14:textId="77777777" w:rsidR="00B53CED" w:rsidRPr="00B53CED" w:rsidRDefault="00B53CED" w:rsidP="00B53CED">
      <w:pPr>
        <w:pStyle w:val="Bibliography"/>
        <w:rPr>
          <w:rFonts w:ascii="Calibri" w:hAnsi="Calibri" w:cs="Calibri"/>
        </w:rPr>
      </w:pPr>
      <w:r w:rsidRPr="00B53CED">
        <w:rPr>
          <w:rFonts w:ascii="Calibri" w:hAnsi="Calibri" w:cs="Calibri"/>
        </w:rPr>
        <w:t xml:space="preserve">Barczak, Gloria. 2017. “Academic Piracy.” </w:t>
      </w:r>
      <w:r w:rsidRPr="00B53CED">
        <w:rPr>
          <w:rFonts w:ascii="Calibri" w:hAnsi="Calibri" w:cs="Calibri"/>
          <w:i/>
          <w:iCs/>
        </w:rPr>
        <w:t>Journal of Product Innovation Management</w:t>
      </w:r>
      <w:r w:rsidRPr="00B53CED">
        <w:rPr>
          <w:rFonts w:ascii="Calibri" w:hAnsi="Calibri" w:cs="Calibri"/>
        </w:rPr>
        <w:t xml:space="preserve"> 34 (6): 716–17. https://doi.org/10.1111/jpim.12422.</w:t>
      </w:r>
    </w:p>
    <w:p w14:paraId="6B1DF7C9" w14:textId="77777777" w:rsidR="00B53CED" w:rsidRPr="00B53CED" w:rsidRDefault="00B53CED" w:rsidP="00B53CED">
      <w:pPr>
        <w:pStyle w:val="Bibliography"/>
        <w:rPr>
          <w:rFonts w:ascii="Calibri" w:hAnsi="Calibri" w:cs="Calibri"/>
        </w:rPr>
      </w:pPr>
      <w:r w:rsidRPr="00B53CED">
        <w:rPr>
          <w:rFonts w:ascii="Calibri" w:hAnsi="Calibri" w:cs="Calibri"/>
        </w:rPr>
        <w:t>Barok, Dušan, Josephine Berry, Balázs Bodó, Sean Dockray, Kenneth Goldsmith, Anthony Iles, Lawrence Liang, et al. 2015. “In Solidarity with Library Genesis and Sci-Hub.” Http://Custodians.Online/. 2015. http://custodians.online/.</w:t>
      </w:r>
    </w:p>
    <w:p w14:paraId="77B7BDBF" w14:textId="77777777" w:rsidR="00B53CED" w:rsidRPr="00B53CED" w:rsidRDefault="00B53CED" w:rsidP="00B53CED">
      <w:pPr>
        <w:pStyle w:val="Bibliography"/>
        <w:rPr>
          <w:rFonts w:ascii="Calibri" w:hAnsi="Calibri" w:cs="Calibri"/>
        </w:rPr>
      </w:pPr>
      <w:r w:rsidRPr="00B53CED">
        <w:rPr>
          <w:rFonts w:ascii="Calibri" w:hAnsi="Calibri" w:cs="Calibri"/>
        </w:rPr>
        <w:t xml:space="preserve">Bivand, Roger, Micah Altman, Luc Anselin, Renato Assunção, Olaf Berke, Andrew Bernat, Guillaume Blanchet, et al. 2019. </w:t>
      </w:r>
      <w:r w:rsidRPr="00B53CED">
        <w:rPr>
          <w:rFonts w:ascii="Calibri" w:hAnsi="Calibri" w:cs="Calibri"/>
          <w:i/>
          <w:iCs/>
        </w:rPr>
        <w:t>Spdep: Spatial Dependence: Weighting Schemes, Statistics</w:t>
      </w:r>
      <w:r w:rsidRPr="00B53CED">
        <w:rPr>
          <w:rFonts w:ascii="Calibri" w:hAnsi="Calibri" w:cs="Calibri"/>
        </w:rPr>
        <w:t xml:space="preserve"> (version 1.1-3). https://CRAN.R-project.org/package=spdep.</w:t>
      </w:r>
    </w:p>
    <w:p w14:paraId="5EF73F99"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2011. “Coda: A Short History of Book Piracy.” In </w:t>
      </w:r>
      <w:r w:rsidRPr="00B53CED">
        <w:rPr>
          <w:rFonts w:ascii="Calibri" w:hAnsi="Calibri" w:cs="Calibri"/>
          <w:i/>
          <w:iCs/>
        </w:rPr>
        <w:t>Media Piracy in Emerging Economies</w:t>
      </w:r>
      <w:r w:rsidRPr="00B53CED">
        <w:rPr>
          <w:rFonts w:ascii="Calibri" w:hAnsi="Calibri" w:cs="Calibri"/>
        </w:rPr>
        <w:t>, edited by Joseph Karaganis. New York: Social Science Research Council.</w:t>
      </w:r>
    </w:p>
    <w:p w14:paraId="4E4FAA1F"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2016. “Pirates in the Library An Inquiry into the Guerilla Open Access Movement.” </w:t>
      </w:r>
      <w:r w:rsidRPr="00B53CED">
        <w:rPr>
          <w:rFonts w:ascii="Calibri" w:hAnsi="Calibri" w:cs="Calibri"/>
          <w:i/>
          <w:iCs/>
        </w:rPr>
        <w:t>SSRN Electronic Journal</w:t>
      </w:r>
      <w:r w:rsidRPr="00B53CED">
        <w:rPr>
          <w:rFonts w:ascii="Calibri" w:hAnsi="Calibri" w:cs="Calibri"/>
        </w:rPr>
        <w:t>. https://doi.org/10.2139/ssrn.2816925.</w:t>
      </w:r>
    </w:p>
    <w:p w14:paraId="613E436C"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2018a. “Library Genesis in Numbers: Mapping the Underground Flow of Knowledge.”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2CAD701C"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2018b. “The Genesis of Library Genesis: The Birth of a Global Scholarly Shadow Library.”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14B2AEE7"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and Zoltán Lakatos. 2012. “Theatrical Distribution and P2P Movie Piracy: A Survey of P2P Networks in Hungary Using Transactional Data.” </w:t>
      </w:r>
      <w:r w:rsidRPr="00B53CED">
        <w:rPr>
          <w:rFonts w:ascii="Calibri" w:hAnsi="Calibri" w:cs="Calibri"/>
          <w:i/>
          <w:iCs/>
        </w:rPr>
        <w:t>International Journal of Communication</w:t>
      </w:r>
      <w:r w:rsidRPr="00B53CED">
        <w:rPr>
          <w:rFonts w:ascii="Calibri" w:hAnsi="Calibri" w:cs="Calibri"/>
        </w:rPr>
        <w:t xml:space="preserve"> 6 (1).</w:t>
      </w:r>
    </w:p>
    <w:p w14:paraId="25EC8765" w14:textId="77777777" w:rsidR="00B53CED" w:rsidRPr="00B53CED" w:rsidRDefault="00B53CED" w:rsidP="00B53CED">
      <w:pPr>
        <w:pStyle w:val="Bibliography"/>
        <w:rPr>
          <w:rFonts w:ascii="Calibri" w:hAnsi="Calibri" w:cs="Calibri"/>
        </w:rPr>
      </w:pPr>
      <w:r w:rsidRPr="00B53CED">
        <w:rPr>
          <w:rFonts w:ascii="Calibri" w:hAnsi="Calibri" w:cs="Calibri"/>
        </w:rPr>
        <w:t xml:space="preserve">Bohannon, John. 2016. “Who’s Downloading Pirated Papers? Everyone.” </w:t>
      </w:r>
      <w:r w:rsidRPr="00B53CED">
        <w:rPr>
          <w:rFonts w:ascii="Calibri" w:hAnsi="Calibri" w:cs="Calibri"/>
          <w:i/>
          <w:iCs/>
        </w:rPr>
        <w:t>Science</w:t>
      </w:r>
      <w:r w:rsidRPr="00B53CED">
        <w:rPr>
          <w:rFonts w:ascii="Calibri" w:hAnsi="Calibri" w:cs="Calibri"/>
        </w:rPr>
        <w:t>, 2016. http://www.sciencemag.org/news/2016/04/whos-downloading-pirated-papers-everyone.</w:t>
      </w:r>
    </w:p>
    <w:p w14:paraId="7E12FF5C" w14:textId="77777777" w:rsidR="00B53CED" w:rsidRPr="00B53CED" w:rsidRDefault="00B53CED" w:rsidP="00B53CED">
      <w:pPr>
        <w:pStyle w:val="Bibliography"/>
        <w:rPr>
          <w:rFonts w:ascii="Calibri" w:hAnsi="Calibri" w:cs="Calibri"/>
        </w:rPr>
      </w:pPr>
      <w:r w:rsidRPr="00B53CED">
        <w:rPr>
          <w:rFonts w:ascii="Calibri" w:hAnsi="Calibri" w:cs="Calibri"/>
        </w:rPr>
        <w:t xml:space="preserve">Bruijns, Stevan R, Mmapeladi Maesela, Suniti Sinha, and Megan Banner. 2017. “Poor Access for African Researchers to African Emergency Care Publications: A Cross-Sectional Study.” </w:t>
      </w:r>
      <w:r w:rsidRPr="00B53CED">
        <w:rPr>
          <w:rFonts w:ascii="Calibri" w:hAnsi="Calibri" w:cs="Calibri"/>
          <w:i/>
          <w:iCs/>
        </w:rPr>
        <w:t>Western Journal of Emergency Medicine</w:t>
      </w:r>
      <w:r w:rsidRPr="00B53CED">
        <w:rPr>
          <w:rFonts w:ascii="Calibri" w:hAnsi="Calibri" w:cs="Calibri"/>
        </w:rPr>
        <w:t xml:space="preserve"> 18 (6): 1018–24. https://doi.org/10.5811/westjem.2017.8.34930.</w:t>
      </w:r>
    </w:p>
    <w:p w14:paraId="39DB6C2D" w14:textId="77777777" w:rsidR="00B53CED" w:rsidRPr="00B53CED" w:rsidRDefault="00B53CED" w:rsidP="00B53CED">
      <w:pPr>
        <w:pStyle w:val="Bibliography"/>
        <w:rPr>
          <w:rFonts w:ascii="Calibri" w:hAnsi="Calibri" w:cs="Calibri"/>
        </w:rPr>
      </w:pPr>
      <w:r w:rsidRPr="00B53CED">
        <w:rPr>
          <w:rFonts w:ascii="Calibri" w:hAnsi="Calibri" w:cs="Calibri"/>
        </w:rPr>
        <w:t xml:space="preserve">Cabanac, Guillaume. 2015. “Bibliogifts in LibGen? A Study of a Text‐sharing Platform Driven by Biblioleaks and Crowdsourcing.” </w:t>
      </w:r>
      <w:r w:rsidRPr="00B53CED">
        <w:rPr>
          <w:rFonts w:ascii="Calibri" w:hAnsi="Calibri" w:cs="Calibri"/>
          <w:i/>
          <w:iCs/>
        </w:rPr>
        <w:t>Journal of the Association for Information Science and Technology</w:t>
      </w:r>
      <w:r w:rsidRPr="00B53CED">
        <w:rPr>
          <w:rFonts w:ascii="Calibri" w:hAnsi="Calibri" w:cs="Calibri"/>
        </w:rPr>
        <w:t>.</w:t>
      </w:r>
    </w:p>
    <w:p w14:paraId="31D1C8A6" w14:textId="77777777" w:rsidR="00B53CED" w:rsidRPr="00B53CED" w:rsidRDefault="00B53CED" w:rsidP="00B53CED">
      <w:pPr>
        <w:pStyle w:val="Bibliography"/>
        <w:rPr>
          <w:rFonts w:ascii="Calibri" w:hAnsi="Calibri" w:cs="Calibri"/>
        </w:rPr>
      </w:pPr>
      <w:r w:rsidRPr="00B53CED">
        <w:rPr>
          <w:rFonts w:ascii="Calibri" w:hAnsi="Calibri" w:cs="Calibri"/>
        </w:rPr>
        <w:t xml:space="preserve">Camarero, Carmen, Carmen Antón, and Javier Rodríguez. 2014. “Technological and Ethical Antecedents of E-Book Piracy and Price Acceptance: Evidence from the Spanish Case.” </w:t>
      </w:r>
      <w:r w:rsidRPr="00B53CED">
        <w:rPr>
          <w:rFonts w:ascii="Calibri" w:hAnsi="Calibri" w:cs="Calibri"/>
          <w:i/>
          <w:iCs/>
        </w:rPr>
        <w:t>The Electronic Library</w:t>
      </w:r>
      <w:r w:rsidRPr="00B53CED">
        <w:rPr>
          <w:rFonts w:ascii="Calibri" w:hAnsi="Calibri" w:cs="Calibri"/>
        </w:rPr>
        <w:t xml:space="preserve"> 32 (4): 542–66.</w:t>
      </w:r>
    </w:p>
    <w:p w14:paraId="580B5B06" w14:textId="77777777" w:rsidR="00B53CED" w:rsidRPr="00B53CED" w:rsidRDefault="00B53CED" w:rsidP="00B53CED">
      <w:pPr>
        <w:pStyle w:val="Bibliography"/>
        <w:rPr>
          <w:rFonts w:ascii="Calibri" w:hAnsi="Calibri" w:cs="Calibri"/>
        </w:rPr>
      </w:pPr>
      <w:r w:rsidRPr="00B53CED">
        <w:rPr>
          <w:rFonts w:ascii="Calibri" w:hAnsi="Calibri" w:cs="Calibri"/>
        </w:rPr>
        <w:t xml:space="preserve">Corrales-Reyes, Ibraín Enrique. 2017. “Sci-Hub and Evidence-Based Dentistry: An Ethical Dilemma in Cuba.” </w:t>
      </w:r>
      <w:r w:rsidRPr="00B53CED">
        <w:rPr>
          <w:rFonts w:ascii="Calibri" w:hAnsi="Calibri" w:cs="Calibri"/>
          <w:i/>
          <w:iCs/>
        </w:rPr>
        <w:t>J Oral Res</w:t>
      </w:r>
      <w:r w:rsidRPr="00B53CED">
        <w:rPr>
          <w:rFonts w:ascii="Calibri" w:hAnsi="Calibri" w:cs="Calibri"/>
        </w:rPr>
        <w:t xml:space="preserve"> 6 (7): 175. https://doi.org/doi:10.17126/joralres.2017.054.</w:t>
      </w:r>
    </w:p>
    <w:p w14:paraId="46AFE366" w14:textId="77777777" w:rsidR="00B53CED" w:rsidRPr="00B53CED" w:rsidRDefault="00B53CED" w:rsidP="00B53CED">
      <w:pPr>
        <w:pStyle w:val="Bibliography"/>
        <w:rPr>
          <w:rFonts w:ascii="Calibri" w:hAnsi="Calibri" w:cs="Calibri"/>
        </w:rPr>
      </w:pPr>
      <w:r w:rsidRPr="00B53CED">
        <w:rPr>
          <w:rFonts w:ascii="Calibri" w:hAnsi="Calibri" w:cs="Calibri"/>
        </w:rPr>
        <w:t>Dalmeet Singh Chawla. 2018. “Sci-Hub Blocked in Russia Following Ruling by Moscow Court.” Chemistry World. December 3, 2018. https://www.chemistryworld.com/news/sci-hub-blocked-in-russia-following-ruling-by-moscow-court/3009838.article.</w:t>
      </w:r>
    </w:p>
    <w:p w14:paraId="64B3A14F" w14:textId="77777777" w:rsidR="00B53CED" w:rsidRPr="00B53CED" w:rsidRDefault="00B53CED" w:rsidP="00B53CED">
      <w:pPr>
        <w:pStyle w:val="Bibliography"/>
        <w:rPr>
          <w:rFonts w:ascii="Calibri" w:hAnsi="Calibri" w:cs="Calibri"/>
        </w:rPr>
      </w:pPr>
      <w:r w:rsidRPr="00B53CED">
        <w:rPr>
          <w:rFonts w:ascii="Calibri" w:hAnsi="Calibri" w:cs="Calibri"/>
        </w:rPr>
        <w:t xml:space="preserve">Davis, Philip M, and William H Walters. 2011. “The Impact of Free Access to the Scientific Literature: A Review of Recent Research.” </w:t>
      </w:r>
      <w:r w:rsidRPr="00B53CED">
        <w:rPr>
          <w:rFonts w:ascii="Calibri" w:hAnsi="Calibri" w:cs="Calibri"/>
          <w:i/>
          <w:iCs/>
        </w:rPr>
        <w:t>Journal of the Medical Library Association: JMLA</w:t>
      </w:r>
      <w:r w:rsidRPr="00B53CED">
        <w:rPr>
          <w:rFonts w:ascii="Calibri" w:hAnsi="Calibri" w:cs="Calibri"/>
        </w:rPr>
        <w:t xml:space="preserve"> 99 (3): 208.</w:t>
      </w:r>
    </w:p>
    <w:p w14:paraId="5A404B0F"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Elbakyan, Alexandra. 2015. “LETTER Addressed to Judge Robert W. Sweet from Alexandra Elbakyan Re: Clarification of Details. (Ajs).” New York: Elsevier Inc. et al v. Sci-Hub et al, Case No. 1:15-cv-04282-RW.</w:t>
      </w:r>
    </w:p>
    <w:p w14:paraId="6F8C65D9" w14:textId="77777777" w:rsidR="00B53CED" w:rsidRPr="00B53CED" w:rsidRDefault="00B53CED" w:rsidP="00B53CED">
      <w:pPr>
        <w:pStyle w:val="Bibliography"/>
        <w:rPr>
          <w:rFonts w:ascii="Calibri" w:hAnsi="Calibri" w:cs="Calibri"/>
          <w:lang w:val="nl-NL"/>
        </w:rPr>
      </w:pPr>
      <w:r w:rsidRPr="00B53CED">
        <w:rPr>
          <w:rFonts w:ascii="Calibri" w:hAnsi="Calibri" w:cs="Calibri"/>
        </w:rPr>
        <w:t xml:space="preserve">———. 2016. “Sci-Hub Is a Goal, Changing the System Is a Method.” </w:t>
      </w:r>
      <w:r w:rsidRPr="00B53CED">
        <w:rPr>
          <w:rFonts w:ascii="Calibri" w:hAnsi="Calibri" w:cs="Calibri"/>
          <w:lang w:val="nl-NL"/>
        </w:rPr>
        <w:t>Engineuring. 2016. https://engineuring.wordpress.com/2016/03/11/sci-hub-is-a-goal-changing-the-system-is-a-method/.</w:t>
      </w:r>
    </w:p>
    <w:p w14:paraId="782C2925" w14:textId="77777777" w:rsidR="00B53CED" w:rsidRPr="00B53CED" w:rsidRDefault="00B53CED" w:rsidP="00B53CED">
      <w:pPr>
        <w:pStyle w:val="Bibliography"/>
        <w:rPr>
          <w:rFonts w:ascii="Calibri" w:hAnsi="Calibri" w:cs="Calibri"/>
        </w:rPr>
      </w:pPr>
      <w:r w:rsidRPr="00B53CED">
        <w:rPr>
          <w:rFonts w:ascii="Calibri" w:hAnsi="Calibri" w:cs="Calibri"/>
        </w:rPr>
        <w:t>Elsevier Inc. et al v. Sci-Hub et al, Case No. 1:15-cv-04282-RW. 2017. UNITED  STATES  DISTRICT  COURT  SOUTHERN  DISTRICT  OF  NEW  YORK.</w:t>
      </w:r>
    </w:p>
    <w:p w14:paraId="51335F42" w14:textId="77777777" w:rsidR="00B53CED" w:rsidRPr="00B53CED" w:rsidRDefault="00B53CED" w:rsidP="00B53CED">
      <w:pPr>
        <w:pStyle w:val="Bibliography"/>
        <w:rPr>
          <w:rFonts w:ascii="Calibri" w:hAnsi="Calibri" w:cs="Calibri"/>
        </w:rPr>
      </w:pPr>
      <w:r w:rsidRPr="00B53CED">
        <w:rPr>
          <w:rFonts w:ascii="Calibri" w:hAnsi="Calibri" w:cs="Calibri"/>
        </w:rPr>
        <w:t>Faculty Advisory Council. 2012. “Faculty Advisory Council Memorandum on Journal Pricing.” Cambridge, MA: Harvard University Library. http://isites.harvard.edu/icb/icb.do?keyword=k77982&amp;tabgroupid=icb.tabgroup143448.</w:t>
      </w:r>
    </w:p>
    <w:p w14:paraId="3ADA59B1" w14:textId="77777777" w:rsidR="00B53CED" w:rsidRPr="00B53CED" w:rsidRDefault="00B53CED" w:rsidP="00B53CED">
      <w:pPr>
        <w:pStyle w:val="Bibliography"/>
        <w:rPr>
          <w:rFonts w:ascii="Calibri" w:hAnsi="Calibri" w:cs="Calibri"/>
        </w:rPr>
      </w:pPr>
      <w:r w:rsidRPr="00B53CED">
        <w:rPr>
          <w:rFonts w:ascii="Calibri" w:hAnsi="Calibri" w:cs="Calibri"/>
        </w:rPr>
        <w:t xml:space="preserve">Gaind, Nisha. 2019. “Huge US University Cancels Subscription with Elsevier.” </w:t>
      </w:r>
      <w:r w:rsidRPr="00B53CED">
        <w:rPr>
          <w:rFonts w:ascii="Calibri" w:hAnsi="Calibri" w:cs="Calibri"/>
          <w:i/>
          <w:iCs/>
        </w:rPr>
        <w:t>Nature</w:t>
      </w:r>
      <w:r w:rsidRPr="00B53CED">
        <w:rPr>
          <w:rFonts w:ascii="Calibri" w:hAnsi="Calibri" w:cs="Calibri"/>
        </w:rPr>
        <w:t xml:space="preserve"> 567 (7746): 15–16. https://doi.org/10.1038/d41586-019-00758-x.</w:t>
      </w:r>
    </w:p>
    <w:p w14:paraId="65AFB8A9" w14:textId="77777777" w:rsidR="00B53CED" w:rsidRPr="00B53CED" w:rsidRDefault="00B53CED" w:rsidP="00B53CED">
      <w:pPr>
        <w:pStyle w:val="Bibliography"/>
        <w:rPr>
          <w:rFonts w:ascii="Calibri" w:hAnsi="Calibri" w:cs="Calibri"/>
        </w:rPr>
      </w:pPr>
      <w:r w:rsidRPr="00B53CED">
        <w:rPr>
          <w:rFonts w:ascii="Calibri" w:hAnsi="Calibri" w:cs="Calibri"/>
        </w:rPr>
        <w:t xml:space="preserve">Gardner, Carolyn Caffrey, and Gabriel J Gardner. 2017. “Fast and Furious (at Publishers): The Motivations behind Crowdsourced Research Sharing.” </w:t>
      </w:r>
      <w:r w:rsidRPr="00B53CED">
        <w:rPr>
          <w:rFonts w:ascii="Calibri" w:hAnsi="Calibri" w:cs="Calibri"/>
          <w:i/>
          <w:iCs/>
        </w:rPr>
        <w:t>College &amp; Research Libraries</w:t>
      </w:r>
      <w:r w:rsidRPr="00B53CED">
        <w:rPr>
          <w:rFonts w:ascii="Calibri" w:hAnsi="Calibri" w:cs="Calibri"/>
        </w:rPr>
        <w:t xml:space="preserve"> 78 (2).</w:t>
      </w:r>
    </w:p>
    <w:p w14:paraId="214C11AD" w14:textId="77777777" w:rsidR="00B53CED" w:rsidRPr="00B53CED" w:rsidRDefault="00B53CED" w:rsidP="00B53CED">
      <w:pPr>
        <w:pStyle w:val="Bibliography"/>
        <w:rPr>
          <w:rFonts w:ascii="Calibri" w:hAnsi="Calibri" w:cs="Calibri"/>
        </w:rPr>
      </w:pPr>
      <w:r w:rsidRPr="00B53CED">
        <w:rPr>
          <w:rFonts w:ascii="Calibri" w:hAnsi="Calibri" w:cs="Calibri"/>
        </w:rPr>
        <w:t xml:space="preserve">Giblin, Rebecca, Jenny Kennedy, Charlotte Pelletier, Julian Thomas, Kimberlee G Weatherall, and Francois Petitjean. 2019. “What Can 100,000 Books Tell Us about the International Public Library e-Lending Landscape?” </w:t>
      </w:r>
      <w:r w:rsidRPr="00B53CED">
        <w:rPr>
          <w:rFonts w:ascii="Calibri" w:hAnsi="Calibri" w:cs="Calibri"/>
          <w:i/>
          <w:iCs/>
        </w:rPr>
        <w:t>Forthcoming, Information Research</w:t>
      </w:r>
      <w:r w:rsidRPr="00B53CED">
        <w:rPr>
          <w:rFonts w:ascii="Calibri" w:hAnsi="Calibri" w:cs="Calibri"/>
        </w:rPr>
        <w:t>.</w:t>
      </w:r>
    </w:p>
    <w:p w14:paraId="7E4ECAFF" w14:textId="77777777" w:rsidR="00B53CED" w:rsidRPr="00B53CED" w:rsidRDefault="00B53CED" w:rsidP="00B53CED">
      <w:pPr>
        <w:pStyle w:val="Bibliography"/>
        <w:rPr>
          <w:rFonts w:ascii="Calibri" w:hAnsi="Calibri" w:cs="Calibri"/>
        </w:rPr>
      </w:pPr>
      <w:r w:rsidRPr="00B53CED">
        <w:rPr>
          <w:rFonts w:ascii="Calibri" w:hAnsi="Calibri" w:cs="Calibri"/>
        </w:rPr>
        <w:t xml:space="preserve">Greshake, Bastian. 2017. “Looking into Pandora’s Box: The Content of Sci-Hub and Its Usage.” </w:t>
      </w:r>
      <w:r w:rsidRPr="00B53CED">
        <w:rPr>
          <w:rFonts w:ascii="Calibri" w:hAnsi="Calibri" w:cs="Calibri"/>
          <w:i/>
          <w:iCs/>
        </w:rPr>
        <w:t>F1000Research</w:t>
      </w:r>
      <w:r w:rsidRPr="00B53CED">
        <w:rPr>
          <w:rFonts w:ascii="Calibri" w:hAnsi="Calibri" w:cs="Calibri"/>
        </w:rPr>
        <w:t xml:space="preserve"> 6 (April): 541. https://doi.org/10.12688/f1000research.11366.1.</w:t>
      </w:r>
    </w:p>
    <w:p w14:paraId="2FCE9ED6" w14:textId="77777777" w:rsidR="00B53CED" w:rsidRPr="00B53CED" w:rsidRDefault="00B53CED" w:rsidP="00B53CED">
      <w:pPr>
        <w:pStyle w:val="Bibliography"/>
        <w:rPr>
          <w:rFonts w:ascii="Calibri" w:hAnsi="Calibri" w:cs="Calibri"/>
        </w:rPr>
      </w:pPr>
      <w:r w:rsidRPr="00B53CED">
        <w:rPr>
          <w:rFonts w:ascii="Calibri" w:hAnsi="Calibri" w:cs="Calibri"/>
        </w:rPr>
        <w:t xml:space="preserve">Himmelstein, D. S., A. R. Romero, J. G. Levernier, T. A. Munro, S. R. McLaughlin, B. Tzovaras Greshake, and C. S. Greene. 2018. “Sci-Hub Provides Access to Nearly All Scholarly Literature.” </w:t>
      </w:r>
      <w:r w:rsidRPr="00B53CED">
        <w:rPr>
          <w:rFonts w:ascii="Calibri" w:hAnsi="Calibri" w:cs="Calibri"/>
          <w:i/>
          <w:iCs/>
        </w:rPr>
        <w:t>ELife</w:t>
      </w:r>
      <w:r w:rsidRPr="00B53CED">
        <w:rPr>
          <w:rFonts w:ascii="Calibri" w:hAnsi="Calibri" w:cs="Calibri"/>
        </w:rPr>
        <w:t xml:space="preserve"> 7. https://doi.org/10.7554/eLife.32822.</w:t>
      </w:r>
    </w:p>
    <w:p w14:paraId="24B03782" w14:textId="77777777" w:rsidR="00B53CED" w:rsidRPr="00B53CED" w:rsidRDefault="00B53CED" w:rsidP="00B53CED">
      <w:pPr>
        <w:pStyle w:val="Bibliography"/>
        <w:rPr>
          <w:rFonts w:ascii="Calibri" w:hAnsi="Calibri" w:cs="Calibri"/>
        </w:rPr>
      </w:pPr>
      <w:r w:rsidRPr="00B53CED">
        <w:rPr>
          <w:rFonts w:ascii="Calibri" w:hAnsi="Calibri" w:cs="Calibri"/>
        </w:rPr>
        <w:t>Holdren, John P. 2013. “Increasing Access to the Results of Federally Funded Scientific Research.” Washington D. C.: Office of Science and Technology Policy, The White House.</w:t>
      </w:r>
    </w:p>
    <w:p w14:paraId="174E3FCF" w14:textId="77777777" w:rsidR="00B53CED" w:rsidRPr="00B53CED" w:rsidRDefault="00B53CED" w:rsidP="00B53CED">
      <w:pPr>
        <w:pStyle w:val="Bibliography"/>
        <w:rPr>
          <w:rFonts w:ascii="Calibri" w:hAnsi="Calibri" w:cs="Calibri"/>
        </w:rPr>
      </w:pPr>
      <w:r w:rsidRPr="00B53CED">
        <w:rPr>
          <w:rFonts w:ascii="Calibri" w:hAnsi="Calibri" w:cs="Calibri"/>
        </w:rPr>
        <w:t>Hungarian Academy of Sciences Electronic Information National Programme Service. 2018. “EISZ - Hungarian Consortium Terminates Negotiations with Elsevier.” 2018. http://eisz.mtak.hu/index.php/en/283-hungarian-consortium-terminates-negotiations-with-elsevier.html.</w:t>
      </w:r>
    </w:p>
    <w:p w14:paraId="2FF2A9EA" w14:textId="77777777" w:rsidR="00B53CED" w:rsidRPr="00B53CED" w:rsidRDefault="00B53CED" w:rsidP="00B53CED">
      <w:pPr>
        <w:pStyle w:val="Bibliography"/>
        <w:rPr>
          <w:rFonts w:ascii="Calibri" w:hAnsi="Calibri" w:cs="Calibri"/>
        </w:rPr>
      </w:pPr>
      <w:r w:rsidRPr="00B53CED">
        <w:rPr>
          <w:rFonts w:ascii="Calibri" w:hAnsi="Calibri" w:cs="Calibri"/>
        </w:rPr>
        <w:t xml:space="preserve">Karaganis, Joe, ed. 2018. </w:t>
      </w:r>
      <w:r w:rsidRPr="00B53CED">
        <w:rPr>
          <w:rFonts w:ascii="Calibri" w:hAnsi="Calibri" w:cs="Calibri"/>
          <w:i/>
          <w:iCs/>
        </w:rPr>
        <w:t>Shadow Libraries - Access to Knowledge in Global Higher Education</w:t>
      </w:r>
      <w:r w:rsidRPr="00B53CED">
        <w:rPr>
          <w:rFonts w:ascii="Calibri" w:hAnsi="Calibri" w:cs="Calibri"/>
        </w:rPr>
        <w:t>. Cambridge, MA: MIT Press.</w:t>
      </w:r>
    </w:p>
    <w:p w14:paraId="0B6D34F3" w14:textId="77777777" w:rsidR="00B53CED" w:rsidRPr="00B53CED" w:rsidRDefault="00B53CED" w:rsidP="00B53CED">
      <w:pPr>
        <w:pStyle w:val="Bibliography"/>
        <w:rPr>
          <w:rFonts w:ascii="Calibri" w:hAnsi="Calibri" w:cs="Calibri"/>
        </w:rPr>
      </w:pPr>
      <w:r w:rsidRPr="00B53CED">
        <w:rPr>
          <w:rFonts w:ascii="Calibri" w:hAnsi="Calibri" w:cs="Calibri"/>
        </w:rPr>
        <w:t xml:space="preserve">Krikorian, Gaëlle, and Amy Kapczynski, eds. 2010. </w:t>
      </w:r>
      <w:r w:rsidRPr="00B53CED">
        <w:rPr>
          <w:rFonts w:ascii="Calibri" w:hAnsi="Calibri" w:cs="Calibri"/>
          <w:i/>
          <w:iCs/>
        </w:rPr>
        <w:t>Access to Knowledge in the Age of Intellectual Property</w:t>
      </w:r>
      <w:r w:rsidRPr="00B53CED">
        <w:rPr>
          <w:rFonts w:ascii="Calibri" w:hAnsi="Calibri" w:cs="Calibri"/>
        </w:rPr>
        <w:t>. Zone Books.</w:t>
      </w:r>
    </w:p>
    <w:p w14:paraId="779517EE" w14:textId="77777777" w:rsidR="00B53CED" w:rsidRPr="00B53CED" w:rsidRDefault="00B53CED" w:rsidP="00B53CED">
      <w:pPr>
        <w:pStyle w:val="Bibliography"/>
        <w:rPr>
          <w:rFonts w:ascii="Calibri" w:hAnsi="Calibri" w:cs="Calibri"/>
        </w:rPr>
      </w:pPr>
      <w:r w:rsidRPr="00B53CED">
        <w:rPr>
          <w:rFonts w:ascii="Calibri" w:hAnsi="Calibri" w:cs="Calibri"/>
        </w:rPr>
        <w:t>Kwon, Diana. 2018. “Universities in Germany and Sweden Lose Access to Elsevier Journals.” TheScientist. 2018. https://www.the-scientist.com/news-opinion/universities-in-germany-and-sweden-lose-access-to-elsevier-journals--64522.</w:t>
      </w:r>
    </w:p>
    <w:p w14:paraId="2DC3F482" w14:textId="77777777" w:rsidR="00B53CED" w:rsidRPr="00B53CED" w:rsidRDefault="00B53CED" w:rsidP="00B53CED">
      <w:pPr>
        <w:pStyle w:val="Bibliography"/>
        <w:rPr>
          <w:rFonts w:ascii="Calibri" w:hAnsi="Calibri" w:cs="Calibri"/>
        </w:rPr>
      </w:pPr>
      <w:r w:rsidRPr="00B53CED">
        <w:rPr>
          <w:rFonts w:ascii="Calibri" w:hAnsi="Calibri" w:cs="Calibri"/>
        </w:rPr>
        <w:t xml:space="preserve">Machin-Mastromatteo, Juan D, Alejandro Uribe-Tirado, and Maria E Romero-Ortiz. 2016. “Piracy of Scientific Papers in Latin America: An Analysis of Sci-Hub Usage Data.” </w:t>
      </w:r>
      <w:r w:rsidRPr="00B53CED">
        <w:rPr>
          <w:rFonts w:ascii="Calibri" w:hAnsi="Calibri" w:cs="Calibri"/>
          <w:i/>
          <w:iCs/>
        </w:rPr>
        <w:t>Information Development</w:t>
      </w:r>
      <w:r w:rsidRPr="00B53CED">
        <w:rPr>
          <w:rFonts w:ascii="Calibri" w:hAnsi="Calibri" w:cs="Calibri"/>
        </w:rPr>
        <w:t xml:space="preserve"> 32 (5): 1806–14.</w:t>
      </w:r>
    </w:p>
    <w:p w14:paraId="5187DA32" w14:textId="77777777" w:rsidR="00B53CED" w:rsidRPr="00B53CED" w:rsidRDefault="00B53CED" w:rsidP="00B53CED">
      <w:pPr>
        <w:pStyle w:val="Bibliography"/>
        <w:rPr>
          <w:rFonts w:ascii="Calibri" w:hAnsi="Calibri" w:cs="Calibri"/>
        </w:rPr>
      </w:pPr>
      <w:r w:rsidRPr="00B53CED">
        <w:rPr>
          <w:rFonts w:ascii="Calibri" w:hAnsi="Calibri" w:cs="Calibri"/>
        </w:rPr>
        <w:t>Mars, Marcell, and Tomislav Medak. 2015. “The System of a Takedown - Control and De-Commodification in the Circuits of Academic Publishing.”</w:t>
      </w:r>
    </w:p>
    <w:p w14:paraId="63CA8821" w14:textId="77777777" w:rsidR="00B53CED" w:rsidRPr="00B53CED" w:rsidRDefault="00B53CED" w:rsidP="00B53CED">
      <w:pPr>
        <w:pStyle w:val="Bibliography"/>
        <w:rPr>
          <w:rFonts w:ascii="Calibri" w:hAnsi="Calibri" w:cs="Calibri"/>
        </w:rPr>
      </w:pPr>
      <w:r w:rsidRPr="00B53CED">
        <w:rPr>
          <w:rFonts w:ascii="Calibri" w:hAnsi="Calibri" w:cs="Calibri"/>
        </w:rPr>
        <w:t>Max Planck Society. 2018. “Max Planck Society Discontinues Agreement with Elsevier; Stands Firm with Projekt DEAL Negotiations - MPDL.” 2018. https://www.mpdl.mpg.de/en/505.</w:t>
      </w:r>
    </w:p>
    <w:p w14:paraId="6BD53D44" w14:textId="77777777" w:rsidR="00B53CED" w:rsidRPr="00B53CED" w:rsidRDefault="00B53CED" w:rsidP="00B53CED">
      <w:pPr>
        <w:pStyle w:val="Bibliography"/>
        <w:rPr>
          <w:rFonts w:ascii="Calibri" w:hAnsi="Calibri" w:cs="Calibri"/>
        </w:rPr>
      </w:pPr>
      <w:r w:rsidRPr="00B53CED">
        <w:rPr>
          <w:rFonts w:ascii="Calibri" w:hAnsi="Calibri" w:cs="Calibri"/>
        </w:rPr>
        <w:t xml:space="preserve">Muller, Floriane Sophie, and Pablo Iriarte. 2017. “Measuring the Impact of Piracy and Open Access on the Academic Library Services.” In </w:t>
      </w:r>
      <w:r w:rsidRPr="00B53CED">
        <w:rPr>
          <w:rFonts w:ascii="Calibri" w:hAnsi="Calibri" w:cs="Calibri"/>
          <w:i/>
          <w:iCs/>
        </w:rPr>
        <w:t>15th Interlending and Document Supply Conference (ILDS) , Paris, 04-06 October, 2017</w:t>
      </w:r>
      <w:r w:rsidRPr="00B53CED">
        <w:rPr>
          <w:rFonts w:ascii="Calibri" w:hAnsi="Calibri" w:cs="Calibri"/>
        </w:rPr>
        <w:t>. Paris.</w:t>
      </w:r>
    </w:p>
    <w:p w14:paraId="6E9C4D64"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Poort, Joost, João Quintais, Martin A. van der Ende, Anastasia Yagafarova, and Mathijs Hageraats. 2018. “Global Online Piracy Study.” Amsterdam: Institute for Information Law, University of Amsterdam.</w:t>
      </w:r>
    </w:p>
    <w:p w14:paraId="7D51E08C" w14:textId="77777777" w:rsidR="00B53CED" w:rsidRPr="00B53CED" w:rsidRDefault="00B53CED" w:rsidP="00B53CED">
      <w:pPr>
        <w:pStyle w:val="Bibliography"/>
        <w:rPr>
          <w:rFonts w:ascii="Calibri" w:hAnsi="Calibri" w:cs="Calibri"/>
        </w:rPr>
      </w:pPr>
      <w:r w:rsidRPr="00B53CED">
        <w:rPr>
          <w:rFonts w:ascii="Calibri" w:hAnsi="Calibri" w:cs="Calibri"/>
        </w:rPr>
        <w:t>Reimers, Imke. 2014. “The Effect of Piracy Protection in Book Publishing.” NBER.</w:t>
      </w:r>
    </w:p>
    <w:p w14:paraId="4920585D" w14:textId="77777777" w:rsidR="00B53CED" w:rsidRPr="00B53CED" w:rsidRDefault="00B53CED" w:rsidP="00B53CED">
      <w:pPr>
        <w:pStyle w:val="Bibliography"/>
        <w:rPr>
          <w:rFonts w:ascii="Calibri" w:hAnsi="Calibri" w:cs="Calibri"/>
        </w:rPr>
      </w:pPr>
      <w:r w:rsidRPr="00B53CED">
        <w:rPr>
          <w:rFonts w:ascii="Calibri" w:hAnsi="Calibri" w:cs="Calibri"/>
        </w:rPr>
        <w:t xml:space="preserve">Suber, Peter. 2013. </w:t>
      </w:r>
      <w:r w:rsidRPr="00B53CED">
        <w:rPr>
          <w:rFonts w:ascii="Calibri" w:hAnsi="Calibri" w:cs="Calibri"/>
          <w:i/>
          <w:iCs/>
        </w:rPr>
        <w:t>Open Access</w:t>
      </w:r>
      <w:r w:rsidRPr="00B53CED">
        <w:rPr>
          <w:rFonts w:ascii="Calibri" w:hAnsi="Calibri" w:cs="Calibri"/>
        </w:rPr>
        <w:t>. Vol. 1. Cambridge, MA: The MIT Press. https://doi.org/10.1109/ACCESS.2012.2226094.</w:t>
      </w:r>
    </w:p>
    <w:p w14:paraId="78EACB36" w14:textId="77777777" w:rsidR="00B53CED" w:rsidRPr="00B53CED" w:rsidRDefault="00B53CED" w:rsidP="00B53CED">
      <w:pPr>
        <w:pStyle w:val="Bibliography"/>
        <w:rPr>
          <w:rFonts w:ascii="Calibri" w:hAnsi="Calibri" w:cs="Calibri"/>
        </w:rPr>
      </w:pPr>
      <w:r w:rsidRPr="00B53CED">
        <w:rPr>
          <w:rFonts w:ascii="Calibri" w:hAnsi="Calibri" w:cs="Calibri"/>
          <w:lang w:val="nl-NL"/>
        </w:rPr>
        <w:t xml:space="preserve">Swartz, Aaron. 2008. “Guerilla Open Access Manifesto.” Aaron Swartz. </w:t>
      </w:r>
      <w:r w:rsidRPr="00B53CED">
        <w:rPr>
          <w:rFonts w:ascii="Calibri" w:hAnsi="Calibri" w:cs="Calibri"/>
        </w:rPr>
        <w:t>2008. https://archive.org/stream/GuerillaOpenAccessManifesto/Goamjuly2008_djvu.txt.</w:t>
      </w:r>
    </w:p>
    <w:p w14:paraId="6282D83E" w14:textId="77777777" w:rsidR="00B53CED" w:rsidRPr="00B53CED" w:rsidRDefault="00B53CED" w:rsidP="00B53CED">
      <w:pPr>
        <w:pStyle w:val="Bibliography"/>
        <w:rPr>
          <w:rFonts w:ascii="Calibri" w:hAnsi="Calibri" w:cs="Calibri"/>
        </w:rPr>
      </w:pPr>
      <w:r w:rsidRPr="00B53CED">
        <w:rPr>
          <w:rFonts w:ascii="Calibri" w:hAnsi="Calibri" w:cs="Calibri"/>
        </w:rPr>
        <w:t xml:space="preserve">Taylor, Alasdair. 2006. “Publishing and Electronic Piracy.” </w:t>
      </w:r>
      <w:r w:rsidRPr="00B53CED">
        <w:rPr>
          <w:rFonts w:ascii="Calibri" w:hAnsi="Calibri" w:cs="Calibri"/>
          <w:i/>
          <w:iCs/>
        </w:rPr>
        <w:t>Learned Publishing</w:t>
      </w:r>
      <w:r w:rsidRPr="00B53CED">
        <w:rPr>
          <w:rFonts w:ascii="Calibri" w:hAnsi="Calibri" w:cs="Calibri"/>
        </w:rPr>
        <w:t xml:space="preserve"> 19 (3): 168–74.</w:t>
      </w:r>
    </w:p>
    <w:p w14:paraId="50AEA5A7" w14:textId="77777777" w:rsidR="00B53CED" w:rsidRPr="00B53CED" w:rsidRDefault="00B53CED" w:rsidP="00B53CED">
      <w:pPr>
        <w:pStyle w:val="Bibliography"/>
        <w:rPr>
          <w:rFonts w:ascii="Calibri" w:hAnsi="Calibri" w:cs="Calibri"/>
        </w:rPr>
      </w:pPr>
      <w:r w:rsidRPr="00B53CED">
        <w:rPr>
          <w:rFonts w:ascii="Calibri" w:hAnsi="Calibri" w:cs="Calibri"/>
        </w:rPr>
        <w:t xml:space="preserve">Timus, Natalia, and Babutsidze Zakaria. 2016. “Pirating European Studies.” </w:t>
      </w:r>
      <w:r w:rsidRPr="00B53CED">
        <w:rPr>
          <w:rFonts w:ascii="Calibri" w:hAnsi="Calibri" w:cs="Calibri"/>
          <w:i/>
          <w:iCs/>
        </w:rPr>
        <w:t>Journal of Contemporary European Research</w:t>
      </w:r>
      <w:r w:rsidRPr="00B53CED">
        <w:rPr>
          <w:rFonts w:ascii="Calibri" w:hAnsi="Calibri" w:cs="Calibri"/>
        </w:rPr>
        <w:t xml:space="preserve"> 12 (3).</w:t>
      </w:r>
    </w:p>
    <w:p w14:paraId="5715DD6B" w14:textId="77777777" w:rsidR="00B53CED" w:rsidRPr="00B53CED" w:rsidRDefault="00B53CED" w:rsidP="00B53CED">
      <w:pPr>
        <w:pStyle w:val="Bibliography"/>
        <w:rPr>
          <w:rFonts w:ascii="Calibri" w:hAnsi="Calibri" w:cs="Calibri"/>
        </w:rPr>
      </w:pPr>
      <w:r w:rsidRPr="00B53CED">
        <w:rPr>
          <w:rFonts w:ascii="Calibri" w:hAnsi="Calibri" w:cs="Calibri"/>
        </w:rPr>
        <w:t>Travis, J. 2016. “In Survey, Most Give Thumbs-up to Pirated Papers.” Science. 2016. http://www.sciencemag.org/news/2016/05/survey-most-give-thumbspirated-papers.</w:t>
      </w:r>
    </w:p>
    <w:p w14:paraId="7CDC4555" w14:textId="77777777" w:rsidR="00B53CED" w:rsidRPr="00B53CED" w:rsidRDefault="00B53CED" w:rsidP="00B53CED">
      <w:pPr>
        <w:pStyle w:val="Bibliography"/>
        <w:rPr>
          <w:rFonts w:ascii="Calibri" w:hAnsi="Calibri" w:cs="Calibri"/>
        </w:rPr>
      </w:pPr>
      <w:r w:rsidRPr="00B53CED">
        <w:rPr>
          <w:rFonts w:ascii="Calibri" w:hAnsi="Calibri" w:cs="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295CCA90" w14:textId="77777777" w:rsidR="00B53CED" w:rsidRPr="00B53CED" w:rsidRDefault="00B53CED" w:rsidP="00B53CED">
      <w:pPr>
        <w:pStyle w:val="Bibliography"/>
        <w:rPr>
          <w:rFonts w:ascii="Calibri" w:hAnsi="Calibri" w:cs="Calibri"/>
        </w:rPr>
      </w:pPr>
      <w:r w:rsidRPr="00B53CED">
        <w:rPr>
          <w:rFonts w:ascii="Calibri" w:hAnsi="Calibri" w:cs="Calibri"/>
        </w:rPr>
        <w:t>Unit. 2019. “Norske forskningsinstitusjoner har besluttet å ikke forlenge avtale med forlaget Elsevier.” 2019. https://www.unit.no/aktuelt/norske-forskningsinstitusjoner-har-besluttet-ikke-forlenge-avtale-med-forlaget-elsevier.</w:t>
      </w:r>
    </w:p>
    <w:p w14:paraId="2B8ECF0A" w14:textId="6249F07A"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Zoltan Puha" w:date="2020-05-22T18:42:00Z" w:initials="ZP">
    <w:p w14:paraId="6FC8A2CD" w14:textId="6715565F" w:rsidR="006D0AA9" w:rsidRPr="00027BC5" w:rsidRDefault="006D0AA9">
      <w:pPr>
        <w:pStyle w:val="CommentText"/>
        <w:rPr>
          <w:lang w:val="nl-NL"/>
        </w:rPr>
      </w:pPr>
      <w:r>
        <w:rPr>
          <w:rStyle w:val="CommentReference"/>
        </w:rPr>
        <w:annotationRef/>
      </w:r>
      <w:r w:rsidRPr="00027BC5">
        <w:rPr>
          <w:lang w:val="nl-NL"/>
        </w:rPr>
        <w:t xml:space="preserve">Hyperparameter tuning-rol esetleg labjegyzetben egy mondat? Meg ha elerheto is a kod, szerintem jo ha ott van a szovegben, hogy milyen model futott. </w:t>
      </w:r>
    </w:p>
  </w:comment>
  <w:comment w:id="14" w:author="Zoltan Puha" w:date="2020-05-22T18:32:00Z" w:initials="ZP">
    <w:p w14:paraId="151BD96E" w14:textId="77777777" w:rsidR="006D0AA9" w:rsidRDefault="006D0AA9" w:rsidP="00C36782">
      <w:r>
        <w:rPr>
          <w:rStyle w:val="CommentReference"/>
        </w:rPr>
        <w:annotationRef/>
      </w:r>
      <w:r>
        <w:t xml:space="preserve">Ide </w:t>
      </w:r>
      <w:r>
        <w:t xml:space="preserve">talan lehetne rakni referencet, hogy miert is RF lett hasznalva. Talan ez a cikk fitting, igaz bio domain: </w:t>
      </w:r>
      <w:hyperlink r:id="rId1" w:history="1">
        <w:r>
          <w:rPr>
            <w:rStyle w:val="Hyperlink"/>
          </w:rPr>
          <w:t>https://www.sciencedirect.com/science/article/abs/pii/S0167947307003076</w:t>
        </w:r>
      </w:hyperlink>
    </w:p>
    <w:p w14:paraId="52EF2C6B" w14:textId="77777777" w:rsidR="006D0AA9" w:rsidRDefault="006D0AA9">
      <w:pPr>
        <w:pStyle w:val="CommentText"/>
      </w:pPr>
    </w:p>
    <w:p w14:paraId="72988616" w14:textId="1CED3147" w:rsidR="006D0AA9" w:rsidRDefault="006D0AA9">
      <w:pPr>
        <w:pStyle w:val="CommentText"/>
      </w:pPr>
      <w:r>
        <w:t>+ Pozitiv oldala, hogy viszonylag konnyen megertheto.</w:t>
      </w:r>
    </w:p>
  </w:comment>
  <w:comment w:id="15" w:author="Zoltan Puha" w:date="2020-05-22T18:49:00Z" w:initials="ZP">
    <w:p w14:paraId="283D98A8" w14:textId="77D4F54C" w:rsidR="006D0AA9" w:rsidRDefault="006D0AA9" w:rsidP="00F01C70">
      <w:r>
        <w:rPr>
          <w:rStyle w:val="CommentReference"/>
        </w:rPr>
        <w:annotationRef/>
      </w:r>
      <w:r>
        <w:t>Ez a resz ha jol emlekszem a sok modell 1-2 valtozoval valo lefuttatasa es azokbol a jok kivalasztasa lehet. A gelman-hill konyvre (</w:t>
      </w:r>
      <w:hyperlink r:id="rId2" w:history="1">
        <w:r>
          <w:rPr>
            <w:rStyle w:val="Hyperlink"/>
          </w:rPr>
          <w:t>http://www.stat.columbia.edu/~gelman/arm/</w:t>
        </w:r>
      </w:hyperlink>
      <w:r>
        <w:t xml:space="preserve">) lehet hivatkozni, ami szerinte ez egy valid modszer. </w:t>
      </w:r>
    </w:p>
  </w:comment>
  <w:comment w:id="16" w:author="Zoltan Puha" w:date="2020-05-22T18:44:00Z" w:initials="ZP">
    <w:p w14:paraId="389F65F6" w14:textId="1056BFCA" w:rsidR="006D0AA9" w:rsidRDefault="006D0AA9">
      <w:pPr>
        <w:pStyle w:val="CommentText"/>
      </w:pPr>
      <w:r>
        <w:rPr>
          <w:rStyle w:val="CommentReference"/>
        </w:rPr>
        <w:annotationRef/>
      </w:r>
      <w:r>
        <w:t xml:space="preserve">Szerintem ez a resz lehetne kicsit egyertelmubb, az olvaso aki nem ismeri a random forest-et nem feltetlen ertheti, hogy hany modell futott. </w:t>
      </w:r>
      <w:r w:rsidRPr="00027BC5">
        <w:rPr>
          <w:lang w:val="nl-NL"/>
        </w:rPr>
        <w:t xml:space="preserve">Erdemes lehet beleirni, hogy DV-kent volt egy RF model (? </w:t>
      </w:r>
      <w:r>
        <w:t xml:space="preserve">A github-on levo kod alapjan szerintem igy volt, line 656) az osszes magyarazo valtozoval. </w:t>
      </w:r>
    </w:p>
  </w:comment>
  <w:comment w:id="18" w:author="Zoltan Puha" w:date="2020-05-22T18:48:00Z" w:initials="ZP">
    <w:p w14:paraId="040AF920" w14:textId="02C491BF" w:rsidR="006D0AA9" w:rsidRDefault="006D0AA9">
      <w:pPr>
        <w:pStyle w:val="CommentText"/>
      </w:pPr>
      <w:r>
        <w:rPr>
          <w:rStyle w:val="CommentReference"/>
        </w:rPr>
        <w:annotationRef/>
      </w:r>
      <w:r>
        <w:t xml:space="preserve">Ha </w:t>
      </w:r>
      <w:r>
        <w:t xml:space="preserve">jol tudom, tobbfelekepp lehet RF-ben feature importance-t szamolni, talan egy emlitest meger melyik volt itt hasznalva.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C8A2CD" w15:done="0"/>
  <w15:commentEx w15:paraId="72988616" w15:done="0"/>
  <w15:commentEx w15:paraId="283D98A8" w15:done="0"/>
  <w15:commentEx w15:paraId="389F65F6" w15:done="0"/>
  <w15:commentEx w15:paraId="040AF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C8A2CD" w16cid:durableId="22729BAF"/>
  <w16cid:commentId w16cid:paraId="72988616" w16cid:durableId="2272995B"/>
  <w16cid:commentId w16cid:paraId="283D98A8" w16cid:durableId="22729D3D"/>
  <w16cid:commentId w16cid:paraId="389F65F6" w16cid:durableId="22729BF5"/>
  <w16cid:commentId w16cid:paraId="040AF920" w16cid:durableId="22729C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1A93D" w14:textId="77777777" w:rsidR="00A64D29" w:rsidRDefault="00A64D29" w:rsidP="00BB281F">
      <w:pPr>
        <w:spacing w:after="0" w:line="240" w:lineRule="auto"/>
      </w:pPr>
      <w:r>
        <w:separator/>
      </w:r>
    </w:p>
  </w:endnote>
  <w:endnote w:type="continuationSeparator" w:id="0">
    <w:p w14:paraId="1E81A053" w14:textId="77777777" w:rsidR="00A64D29" w:rsidRDefault="00A64D29"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9CB368" w14:textId="77777777" w:rsidR="00A64D29" w:rsidRDefault="00A64D29" w:rsidP="00BB281F">
      <w:pPr>
        <w:spacing w:after="0" w:line="240" w:lineRule="auto"/>
      </w:pPr>
      <w:r>
        <w:separator/>
      </w:r>
    </w:p>
  </w:footnote>
  <w:footnote w:type="continuationSeparator" w:id="0">
    <w:p w14:paraId="5AEE17B8" w14:textId="77777777" w:rsidR="00A64D29" w:rsidRDefault="00A64D29" w:rsidP="00BB281F">
      <w:pPr>
        <w:spacing w:after="0" w:line="240" w:lineRule="auto"/>
      </w:pPr>
      <w:r>
        <w:continuationSeparator/>
      </w:r>
    </w:p>
  </w:footnote>
  <w:footnote w:id="1">
    <w:p w14:paraId="6FD2FE4D" w14:textId="2DB7C0B4" w:rsidR="006D0AA9" w:rsidRDefault="006D0AA9">
      <w:pPr>
        <w:pStyle w:val="FootnoteText"/>
      </w:pPr>
      <w:r>
        <w:rPr>
          <w:rStyle w:val="FootnoteReference"/>
        </w:rPr>
        <w:footnoteRef/>
      </w:r>
      <w:r>
        <w:t xml:space="preserve"> </w:t>
      </w:r>
      <w:r w:rsidRPr="00E51E85">
        <w:t>The research received funding from the H2020 Research grant “</w:t>
      </w:r>
      <w:proofErr w:type="spellStart"/>
      <w:r>
        <w:fldChar w:fldCharType="begin"/>
      </w:r>
      <w:r>
        <w:instrText xml:space="preserve"> HYPERLINK "http://openup-h2020.eu/" \t "_blank" </w:instrText>
      </w:r>
      <w:r>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Pr>
          <w:rStyle w:val="Hyperlink"/>
        </w:rPr>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6D0AA9" w:rsidRDefault="006D0AA9"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6D0AA9" w:rsidRDefault="006D0AA9">
      <w:pPr>
        <w:pStyle w:val="FootnoteText"/>
      </w:pPr>
      <w:r>
        <w:rPr>
          <w:rStyle w:val="FootnoteReference"/>
        </w:rPr>
        <w:footnoteRef/>
      </w:r>
      <w:r>
        <w:t xml:space="preserve"> Such as file hashes</w:t>
      </w:r>
    </w:p>
  </w:footnote>
  <w:footnote w:id="4">
    <w:p w14:paraId="7D7F80CD" w14:textId="77777777" w:rsidR="006D0AA9" w:rsidRDefault="006D0AA9">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6D0AA9" w:rsidRDefault="006D0AA9">
      <w:pPr>
        <w:pStyle w:val="FootnoteText"/>
      </w:pPr>
      <w:r>
        <w:rPr>
          <w:rStyle w:val="FootnoteReference"/>
        </w:rPr>
        <w:footnoteRef/>
      </w:r>
      <w:r>
        <w:t xml:space="preserve"> </w:t>
      </w:r>
      <w:r w:rsidRPr="007E60F6">
        <w:t>https://www.maxmind.com/en/geoip-demo</w:t>
      </w:r>
    </w:p>
  </w:footnote>
  <w:footnote w:id="6">
    <w:p w14:paraId="21337F30" w14:textId="77777777" w:rsidR="006D0AA9" w:rsidRDefault="006D0AA9">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6D0AA9" w:rsidRDefault="006D0AA9"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6D0AA9" w:rsidRDefault="006D0AA9" w:rsidP="00FE77EF">
      <w:pPr>
        <w:pStyle w:val="FootnoteText"/>
      </w:pPr>
    </w:p>
  </w:footnote>
  <w:footnote w:id="8">
    <w:p w14:paraId="38A492CD" w14:textId="4FE1EE51" w:rsidR="006D0AA9" w:rsidRDefault="006D0AA9">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6D0AA9" w:rsidRDefault="006D0AA9">
      <w:pPr>
        <w:pStyle w:val="FootnoteText"/>
      </w:pPr>
    </w:p>
  </w:footnote>
  <w:footnote w:id="9">
    <w:p w14:paraId="34BBB679" w14:textId="06CFCDDE" w:rsidR="006D0AA9" w:rsidRDefault="006D0AA9">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35ACDEC2" w:rsidR="006D0AA9" w:rsidRDefault="006D0AA9">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cases, we used only technically country-level data, which is not different from the NUTS1 or NUTS2 level data, as the territory of these small states is not further divided on these levels. The other exceptions were those European comparative survey-based newer statistical products, where  the way the survey sample was constructed, the regional break-up in larger countries, like in Germany or in the Great Britain part of the United Kingdom, were only available in NUTS1 levels. See the detailed data descriptions in the supplementary materials.</w:t>
      </w:r>
    </w:p>
  </w:footnote>
  <w:footnote w:id="11">
    <w:p w14:paraId="2D3D83E1" w14:textId="419866CA" w:rsidR="006D0AA9" w:rsidRDefault="006D0AA9" w:rsidP="007C06D2">
      <w:pPr>
        <w:pStyle w:val="FootnoteText"/>
      </w:pPr>
      <w:r>
        <w:rPr>
          <w:rStyle w:val="FootnoteReference"/>
        </w:rPr>
        <w:footnoteRef/>
      </w:r>
      <w:r>
        <w:t xml:space="preserve"> </w:t>
      </w:r>
      <w:r w:rsidRPr="00614A0B">
        <w:rPr>
          <w:bCs/>
        </w:rPr>
        <w:t xml:space="preserve">Eurostat statistics were programmatically downloaded with the </w:t>
      </w:r>
      <w:proofErr w:type="spellStart"/>
      <w:r w:rsidRPr="00614A0B">
        <w:rPr>
          <w:bCs/>
        </w:rPr>
        <w:t>rOpenGov</w:t>
      </w:r>
      <w:proofErr w:type="spellEnd"/>
      <w:r w:rsidRPr="00614A0B">
        <w:rPr>
          <w:bCs/>
        </w:rPr>
        <w:t xml:space="preserve"> package (Lahti et al. 2019): (Eurostat 2019b, 2019a), (Eurostat 2019c). [This is only testing, we need to find a good way to display 52 variable citations.]</w:t>
      </w:r>
    </w:p>
  </w:footnote>
  <w:footnote w:id="12">
    <w:p w14:paraId="2BF907D6" w14:textId="77777777" w:rsidR="006D0AA9" w:rsidRDefault="006D0AA9"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21FCD4ED" w14:textId="53407B30" w:rsidR="006D0AA9" w:rsidRDefault="006D0AA9">
      <w:pPr>
        <w:pStyle w:val="FootnoteText"/>
      </w:pPr>
      <w:r>
        <w:rPr>
          <w:rStyle w:val="FootnoteReference"/>
        </w:rPr>
        <w:footnoteRef/>
      </w:r>
      <w:r>
        <w:t xml:space="preserve"> We ran several models which included the R&amp;D expenditure instead of / next to the researcher headcount, but there was no model in which the R&amp;D expenditure was significant.</w:t>
      </w:r>
    </w:p>
  </w:footnote>
  <w:footnote w:id="14">
    <w:p w14:paraId="4D92191E" w14:textId="43505ADC" w:rsidR="006D0AA9" w:rsidRDefault="006D0AA9">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55093881" w14:textId="77777777" w:rsidR="006D0AA9" w:rsidRDefault="006D0AA9" w:rsidP="00927D97">
      <w:pPr>
        <w:pStyle w:val="FootnoteText"/>
      </w:pPr>
      <w:r>
        <w:rPr>
          <w:rStyle w:val="FootnoteReference"/>
        </w:rPr>
        <w:footnoteRef/>
      </w:r>
      <w:r>
        <w:t xml:space="preserve"> The other models are in the supplementary materials.</w:t>
      </w:r>
    </w:p>
  </w:footnote>
  <w:footnote w:id="16">
    <w:p w14:paraId="5FBDF4B4" w14:textId="705E8809" w:rsidR="006D0AA9" w:rsidRDefault="006D0AA9">
      <w:pPr>
        <w:pStyle w:val="FootnoteText"/>
      </w:pPr>
      <w:r>
        <w:rPr>
          <w:rStyle w:val="FootnoteReference"/>
        </w:rPr>
        <w:footnoteRef/>
      </w:r>
      <w:r>
        <w:t xml:space="preserve"> See supplementary materials for the details.</w:t>
      </w:r>
    </w:p>
  </w:footnote>
  <w:footnote w:id="17">
    <w:p w14:paraId="3B4EFDF3" w14:textId="04D54B4A" w:rsidR="006D0AA9" w:rsidRDefault="006D0AA9">
      <w:pPr>
        <w:pStyle w:val="FootnoteText"/>
      </w:pPr>
      <w:r>
        <w:rPr>
          <w:rStyle w:val="FootnoteReference"/>
        </w:rPr>
        <w:footnoteRef/>
      </w:r>
      <w:r>
        <w:t xml:space="preserve"> </w:t>
      </w:r>
      <w:r w:rsidRPr="00F44B8E">
        <w:t xml:space="preserve">The limited library access is a weighted sum of the responses that </w:t>
      </w:r>
      <w:r>
        <w:t>gave the answer “</w:t>
      </w:r>
      <w:r w:rsidRPr="00F44B8E">
        <w:t>Limited or poor quality of this activity in the place where you live</w:t>
      </w:r>
      <w:r>
        <w:t>” to the question: “P</w:t>
      </w:r>
      <w:r w:rsidRPr="00F44B8E">
        <w:t xml:space="preserve">lease tell me why you haven’t </w:t>
      </w:r>
      <w:r>
        <w:t>v</w:t>
      </w:r>
      <w:r w:rsidRPr="00F44B8E">
        <w:t>isited a public library</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oltan Puha">
    <w15:presenceInfo w15:providerId="Windows Live" w15:userId="4883d421026731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027C"/>
    <w:rsid w:val="000217AB"/>
    <w:rsid w:val="00026055"/>
    <w:rsid w:val="00027BC5"/>
    <w:rsid w:val="00030581"/>
    <w:rsid w:val="000314F3"/>
    <w:rsid w:val="000322F7"/>
    <w:rsid w:val="00033A66"/>
    <w:rsid w:val="00036452"/>
    <w:rsid w:val="00036B12"/>
    <w:rsid w:val="00037560"/>
    <w:rsid w:val="0004178C"/>
    <w:rsid w:val="00046898"/>
    <w:rsid w:val="00055FA7"/>
    <w:rsid w:val="0005780E"/>
    <w:rsid w:val="00061F6E"/>
    <w:rsid w:val="0007111A"/>
    <w:rsid w:val="0007417F"/>
    <w:rsid w:val="0008076B"/>
    <w:rsid w:val="00094658"/>
    <w:rsid w:val="000A2F56"/>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17AE"/>
    <w:rsid w:val="001139A8"/>
    <w:rsid w:val="001156B0"/>
    <w:rsid w:val="00122E86"/>
    <w:rsid w:val="00123A13"/>
    <w:rsid w:val="0013089B"/>
    <w:rsid w:val="00130EF1"/>
    <w:rsid w:val="0013117A"/>
    <w:rsid w:val="0013515C"/>
    <w:rsid w:val="001426A6"/>
    <w:rsid w:val="00142A93"/>
    <w:rsid w:val="0014447A"/>
    <w:rsid w:val="00150752"/>
    <w:rsid w:val="001562CA"/>
    <w:rsid w:val="00163900"/>
    <w:rsid w:val="001653DB"/>
    <w:rsid w:val="00165A5B"/>
    <w:rsid w:val="00165C2B"/>
    <w:rsid w:val="00167C20"/>
    <w:rsid w:val="00170708"/>
    <w:rsid w:val="00170CDD"/>
    <w:rsid w:val="001720A4"/>
    <w:rsid w:val="00176951"/>
    <w:rsid w:val="00181669"/>
    <w:rsid w:val="00182247"/>
    <w:rsid w:val="001835AB"/>
    <w:rsid w:val="00183EE9"/>
    <w:rsid w:val="001843B5"/>
    <w:rsid w:val="00184AC2"/>
    <w:rsid w:val="00184FE9"/>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D50"/>
    <w:rsid w:val="001E7E7E"/>
    <w:rsid w:val="002101C3"/>
    <w:rsid w:val="00211798"/>
    <w:rsid w:val="00214FF2"/>
    <w:rsid w:val="00224020"/>
    <w:rsid w:val="00224082"/>
    <w:rsid w:val="002257F8"/>
    <w:rsid w:val="002306F9"/>
    <w:rsid w:val="002401CB"/>
    <w:rsid w:val="002450F5"/>
    <w:rsid w:val="00246BC2"/>
    <w:rsid w:val="00250A05"/>
    <w:rsid w:val="0025262F"/>
    <w:rsid w:val="0025277D"/>
    <w:rsid w:val="00257D00"/>
    <w:rsid w:val="00261E74"/>
    <w:rsid w:val="00261F4B"/>
    <w:rsid w:val="00262977"/>
    <w:rsid w:val="00267D39"/>
    <w:rsid w:val="00267E7C"/>
    <w:rsid w:val="00270EB7"/>
    <w:rsid w:val="002735EC"/>
    <w:rsid w:val="0027482C"/>
    <w:rsid w:val="00276E01"/>
    <w:rsid w:val="00281436"/>
    <w:rsid w:val="00292A3B"/>
    <w:rsid w:val="002945D0"/>
    <w:rsid w:val="0029662D"/>
    <w:rsid w:val="002A245B"/>
    <w:rsid w:val="002A3102"/>
    <w:rsid w:val="002A4932"/>
    <w:rsid w:val="002B7880"/>
    <w:rsid w:val="002C7AFE"/>
    <w:rsid w:val="002D00EF"/>
    <w:rsid w:val="002D23F3"/>
    <w:rsid w:val="002E43D3"/>
    <w:rsid w:val="002E4CDD"/>
    <w:rsid w:val="002F5CFF"/>
    <w:rsid w:val="002F63A3"/>
    <w:rsid w:val="00300E3C"/>
    <w:rsid w:val="00301F11"/>
    <w:rsid w:val="00315743"/>
    <w:rsid w:val="00315B35"/>
    <w:rsid w:val="00316A28"/>
    <w:rsid w:val="00321A91"/>
    <w:rsid w:val="00326D42"/>
    <w:rsid w:val="00327BFB"/>
    <w:rsid w:val="003477E3"/>
    <w:rsid w:val="00347C68"/>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3EAE"/>
    <w:rsid w:val="003A59C2"/>
    <w:rsid w:val="003A7536"/>
    <w:rsid w:val="003A75F5"/>
    <w:rsid w:val="003B15C2"/>
    <w:rsid w:val="003B1FBF"/>
    <w:rsid w:val="003B3B7B"/>
    <w:rsid w:val="003B4172"/>
    <w:rsid w:val="003B65D9"/>
    <w:rsid w:val="003B7371"/>
    <w:rsid w:val="003C0F05"/>
    <w:rsid w:val="003C200F"/>
    <w:rsid w:val="003C5661"/>
    <w:rsid w:val="003D0523"/>
    <w:rsid w:val="003D089F"/>
    <w:rsid w:val="003D1D2A"/>
    <w:rsid w:val="003D3313"/>
    <w:rsid w:val="003E2B94"/>
    <w:rsid w:val="003E3CE4"/>
    <w:rsid w:val="003E6449"/>
    <w:rsid w:val="003F1709"/>
    <w:rsid w:val="003F4907"/>
    <w:rsid w:val="004010BC"/>
    <w:rsid w:val="0040254B"/>
    <w:rsid w:val="00402629"/>
    <w:rsid w:val="004077A3"/>
    <w:rsid w:val="00410933"/>
    <w:rsid w:val="00414DCD"/>
    <w:rsid w:val="00423FCE"/>
    <w:rsid w:val="00430737"/>
    <w:rsid w:val="00431321"/>
    <w:rsid w:val="00432579"/>
    <w:rsid w:val="00432FC4"/>
    <w:rsid w:val="00433F88"/>
    <w:rsid w:val="004449FE"/>
    <w:rsid w:val="00445ED7"/>
    <w:rsid w:val="0045090B"/>
    <w:rsid w:val="00462803"/>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B385C"/>
    <w:rsid w:val="004B4E9C"/>
    <w:rsid w:val="004C3939"/>
    <w:rsid w:val="004C6B54"/>
    <w:rsid w:val="004C73F9"/>
    <w:rsid w:val="004D4367"/>
    <w:rsid w:val="004D717B"/>
    <w:rsid w:val="004D7A46"/>
    <w:rsid w:val="004E0618"/>
    <w:rsid w:val="004E5052"/>
    <w:rsid w:val="004E634F"/>
    <w:rsid w:val="004F50DA"/>
    <w:rsid w:val="004F5462"/>
    <w:rsid w:val="004F5D1A"/>
    <w:rsid w:val="004F61B2"/>
    <w:rsid w:val="00501AC5"/>
    <w:rsid w:val="0050409E"/>
    <w:rsid w:val="00504404"/>
    <w:rsid w:val="00505832"/>
    <w:rsid w:val="0050605B"/>
    <w:rsid w:val="00514B23"/>
    <w:rsid w:val="00514B57"/>
    <w:rsid w:val="00516B85"/>
    <w:rsid w:val="005201EF"/>
    <w:rsid w:val="005208DB"/>
    <w:rsid w:val="0052712F"/>
    <w:rsid w:val="005277C1"/>
    <w:rsid w:val="005344CD"/>
    <w:rsid w:val="00540305"/>
    <w:rsid w:val="00543835"/>
    <w:rsid w:val="00547568"/>
    <w:rsid w:val="005506AB"/>
    <w:rsid w:val="005513E7"/>
    <w:rsid w:val="00553E20"/>
    <w:rsid w:val="00553F48"/>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7E52"/>
    <w:rsid w:val="005C0A08"/>
    <w:rsid w:val="005C1006"/>
    <w:rsid w:val="005C334A"/>
    <w:rsid w:val="005C54CC"/>
    <w:rsid w:val="005C69CA"/>
    <w:rsid w:val="005C7235"/>
    <w:rsid w:val="005D346D"/>
    <w:rsid w:val="005D6975"/>
    <w:rsid w:val="005D73B2"/>
    <w:rsid w:val="005E1365"/>
    <w:rsid w:val="005E4327"/>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6C41"/>
    <w:rsid w:val="006479BA"/>
    <w:rsid w:val="00650061"/>
    <w:rsid w:val="00652675"/>
    <w:rsid w:val="00653E55"/>
    <w:rsid w:val="00654094"/>
    <w:rsid w:val="006659A5"/>
    <w:rsid w:val="00666BBB"/>
    <w:rsid w:val="00667621"/>
    <w:rsid w:val="006723B1"/>
    <w:rsid w:val="00673CF3"/>
    <w:rsid w:val="00674109"/>
    <w:rsid w:val="0067585F"/>
    <w:rsid w:val="00675D7B"/>
    <w:rsid w:val="006764A5"/>
    <w:rsid w:val="006770B2"/>
    <w:rsid w:val="00684831"/>
    <w:rsid w:val="006931DB"/>
    <w:rsid w:val="006A05BE"/>
    <w:rsid w:val="006B324D"/>
    <w:rsid w:val="006C0537"/>
    <w:rsid w:val="006C3C37"/>
    <w:rsid w:val="006C5001"/>
    <w:rsid w:val="006C6554"/>
    <w:rsid w:val="006D0AA9"/>
    <w:rsid w:val="006D64EA"/>
    <w:rsid w:val="006F078F"/>
    <w:rsid w:val="006F26D2"/>
    <w:rsid w:val="006F775C"/>
    <w:rsid w:val="0070063B"/>
    <w:rsid w:val="00701719"/>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A2E"/>
    <w:rsid w:val="00756ACC"/>
    <w:rsid w:val="00756E94"/>
    <w:rsid w:val="00762556"/>
    <w:rsid w:val="00762826"/>
    <w:rsid w:val="007634D3"/>
    <w:rsid w:val="00764A2C"/>
    <w:rsid w:val="00766A4E"/>
    <w:rsid w:val="007707D3"/>
    <w:rsid w:val="00771ED2"/>
    <w:rsid w:val="00772D80"/>
    <w:rsid w:val="00774FE7"/>
    <w:rsid w:val="00775C9A"/>
    <w:rsid w:val="007779B4"/>
    <w:rsid w:val="00784F08"/>
    <w:rsid w:val="00787C5A"/>
    <w:rsid w:val="00792AA9"/>
    <w:rsid w:val="00795FA7"/>
    <w:rsid w:val="00796F8D"/>
    <w:rsid w:val="007B6D45"/>
    <w:rsid w:val="007C06D2"/>
    <w:rsid w:val="007C0DC1"/>
    <w:rsid w:val="007C3147"/>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13E2A"/>
    <w:rsid w:val="0082093B"/>
    <w:rsid w:val="00821AE8"/>
    <w:rsid w:val="0082343E"/>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D1C41"/>
    <w:rsid w:val="008D58B8"/>
    <w:rsid w:val="008D7FE2"/>
    <w:rsid w:val="008E06A9"/>
    <w:rsid w:val="008E2996"/>
    <w:rsid w:val="008E5175"/>
    <w:rsid w:val="008E59F1"/>
    <w:rsid w:val="008F47E2"/>
    <w:rsid w:val="008F66AF"/>
    <w:rsid w:val="00907151"/>
    <w:rsid w:val="0091299E"/>
    <w:rsid w:val="0091417F"/>
    <w:rsid w:val="00914AC2"/>
    <w:rsid w:val="00914F2B"/>
    <w:rsid w:val="00917EC6"/>
    <w:rsid w:val="00921F91"/>
    <w:rsid w:val="009240AB"/>
    <w:rsid w:val="00927D97"/>
    <w:rsid w:val="00930235"/>
    <w:rsid w:val="009313F0"/>
    <w:rsid w:val="009318BF"/>
    <w:rsid w:val="00934372"/>
    <w:rsid w:val="00934DCF"/>
    <w:rsid w:val="00936D15"/>
    <w:rsid w:val="0094336B"/>
    <w:rsid w:val="009447EF"/>
    <w:rsid w:val="009451A5"/>
    <w:rsid w:val="009506F6"/>
    <w:rsid w:val="009511FC"/>
    <w:rsid w:val="00952253"/>
    <w:rsid w:val="00955A06"/>
    <w:rsid w:val="00957C4D"/>
    <w:rsid w:val="0096003A"/>
    <w:rsid w:val="009612DF"/>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3A4E"/>
    <w:rsid w:val="009D57A8"/>
    <w:rsid w:val="009D7D38"/>
    <w:rsid w:val="009F555A"/>
    <w:rsid w:val="00A03993"/>
    <w:rsid w:val="00A03AB9"/>
    <w:rsid w:val="00A1050C"/>
    <w:rsid w:val="00A1151F"/>
    <w:rsid w:val="00A1220F"/>
    <w:rsid w:val="00A21245"/>
    <w:rsid w:val="00A2760C"/>
    <w:rsid w:val="00A30AA8"/>
    <w:rsid w:val="00A3113F"/>
    <w:rsid w:val="00A319FB"/>
    <w:rsid w:val="00A35B86"/>
    <w:rsid w:val="00A43405"/>
    <w:rsid w:val="00A468DC"/>
    <w:rsid w:val="00A47E87"/>
    <w:rsid w:val="00A5769C"/>
    <w:rsid w:val="00A5789A"/>
    <w:rsid w:val="00A64D29"/>
    <w:rsid w:val="00A661E6"/>
    <w:rsid w:val="00A67D8F"/>
    <w:rsid w:val="00A71CA7"/>
    <w:rsid w:val="00A73B08"/>
    <w:rsid w:val="00A75F1C"/>
    <w:rsid w:val="00A8650E"/>
    <w:rsid w:val="00A95313"/>
    <w:rsid w:val="00AA787E"/>
    <w:rsid w:val="00AB3A1A"/>
    <w:rsid w:val="00AB4494"/>
    <w:rsid w:val="00AB512D"/>
    <w:rsid w:val="00AB5F99"/>
    <w:rsid w:val="00AB716B"/>
    <w:rsid w:val="00AC60FC"/>
    <w:rsid w:val="00AE0FED"/>
    <w:rsid w:val="00AE1996"/>
    <w:rsid w:val="00AF1587"/>
    <w:rsid w:val="00B01345"/>
    <w:rsid w:val="00B01C69"/>
    <w:rsid w:val="00B01EAE"/>
    <w:rsid w:val="00B059D8"/>
    <w:rsid w:val="00B1140B"/>
    <w:rsid w:val="00B114FD"/>
    <w:rsid w:val="00B11623"/>
    <w:rsid w:val="00B2147E"/>
    <w:rsid w:val="00B367E0"/>
    <w:rsid w:val="00B43BDF"/>
    <w:rsid w:val="00B442E3"/>
    <w:rsid w:val="00B4644E"/>
    <w:rsid w:val="00B46EAC"/>
    <w:rsid w:val="00B52F71"/>
    <w:rsid w:val="00B53CED"/>
    <w:rsid w:val="00B54A2E"/>
    <w:rsid w:val="00B56DE7"/>
    <w:rsid w:val="00B65CFE"/>
    <w:rsid w:val="00B70E05"/>
    <w:rsid w:val="00B71F7F"/>
    <w:rsid w:val="00B743A0"/>
    <w:rsid w:val="00B837DA"/>
    <w:rsid w:val="00B92259"/>
    <w:rsid w:val="00B934AF"/>
    <w:rsid w:val="00B94818"/>
    <w:rsid w:val="00B97F52"/>
    <w:rsid w:val="00BA024C"/>
    <w:rsid w:val="00BA0FCE"/>
    <w:rsid w:val="00BA7BFF"/>
    <w:rsid w:val="00BB0E2C"/>
    <w:rsid w:val="00BB1E95"/>
    <w:rsid w:val="00BB281F"/>
    <w:rsid w:val="00BB3942"/>
    <w:rsid w:val="00BB3D20"/>
    <w:rsid w:val="00BB414C"/>
    <w:rsid w:val="00BB54BD"/>
    <w:rsid w:val="00BB7732"/>
    <w:rsid w:val="00BB7FD2"/>
    <w:rsid w:val="00BC09B3"/>
    <w:rsid w:val="00BC1918"/>
    <w:rsid w:val="00BC2282"/>
    <w:rsid w:val="00BC3CB5"/>
    <w:rsid w:val="00BD0697"/>
    <w:rsid w:val="00BE04FA"/>
    <w:rsid w:val="00BE4974"/>
    <w:rsid w:val="00BF1D8A"/>
    <w:rsid w:val="00BF3B2F"/>
    <w:rsid w:val="00BF7F3B"/>
    <w:rsid w:val="00C03D2E"/>
    <w:rsid w:val="00C13888"/>
    <w:rsid w:val="00C15C16"/>
    <w:rsid w:val="00C20438"/>
    <w:rsid w:val="00C205D0"/>
    <w:rsid w:val="00C26A38"/>
    <w:rsid w:val="00C345A8"/>
    <w:rsid w:val="00C36782"/>
    <w:rsid w:val="00C45548"/>
    <w:rsid w:val="00C501DD"/>
    <w:rsid w:val="00C50742"/>
    <w:rsid w:val="00C52DB2"/>
    <w:rsid w:val="00C54DD9"/>
    <w:rsid w:val="00C56F6C"/>
    <w:rsid w:val="00C64344"/>
    <w:rsid w:val="00C7624A"/>
    <w:rsid w:val="00C77CB9"/>
    <w:rsid w:val="00C850DE"/>
    <w:rsid w:val="00C8768D"/>
    <w:rsid w:val="00C91734"/>
    <w:rsid w:val="00C92712"/>
    <w:rsid w:val="00C958CC"/>
    <w:rsid w:val="00CA3003"/>
    <w:rsid w:val="00CA4E54"/>
    <w:rsid w:val="00CA6595"/>
    <w:rsid w:val="00CB0558"/>
    <w:rsid w:val="00CC38C6"/>
    <w:rsid w:val="00CD5449"/>
    <w:rsid w:val="00CD699B"/>
    <w:rsid w:val="00CD78D7"/>
    <w:rsid w:val="00CE4FFB"/>
    <w:rsid w:val="00CE50DE"/>
    <w:rsid w:val="00CF0E13"/>
    <w:rsid w:val="00CF1D85"/>
    <w:rsid w:val="00CF7006"/>
    <w:rsid w:val="00D012D3"/>
    <w:rsid w:val="00D02B68"/>
    <w:rsid w:val="00D04670"/>
    <w:rsid w:val="00D05EC1"/>
    <w:rsid w:val="00D10993"/>
    <w:rsid w:val="00D1347D"/>
    <w:rsid w:val="00D1529C"/>
    <w:rsid w:val="00D16EEB"/>
    <w:rsid w:val="00D170B8"/>
    <w:rsid w:val="00D1724C"/>
    <w:rsid w:val="00D25764"/>
    <w:rsid w:val="00D26118"/>
    <w:rsid w:val="00D31B9C"/>
    <w:rsid w:val="00D31DAB"/>
    <w:rsid w:val="00D320CB"/>
    <w:rsid w:val="00D363E4"/>
    <w:rsid w:val="00D4085F"/>
    <w:rsid w:val="00D40D61"/>
    <w:rsid w:val="00D40FC0"/>
    <w:rsid w:val="00D4230D"/>
    <w:rsid w:val="00D44824"/>
    <w:rsid w:val="00D46458"/>
    <w:rsid w:val="00D56AC0"/>
    <w:rsid w:val="00D6378B"/>
    <w:rsid w:val="00D673CA"/>
    <w:rsid w:val="00D741C8"/>
    <w:rsid w:val="00D80187"/>
    <w:rsid w:val="00D841FC"/>
    <w:rsid w:val="00D857CB"/>
    <w:rsid w:val="00D8648B"/>
    <w:rsid w:val="00D9013C"/>
    <w:rsid w:val="00D90B94"/>
    <w:rsid w:val="00DA20DC"/>
    <w:rsid w:val="00DA4342"/>
    <w:rsid w:val="00DA7957"/>
    <w:rsid w:val="00DB14B8"/>
    <w:rsid w:val="00DB1FEC"/>
    <w:rsid w:val="00DB2D7F"/>
    <w:rsid w:val="00DB5246"/>
    <w:rsid w:val="00DB5E86"/>
    <w:rsid w:val="00DC00D2"/>
    <w:rsid w:val="00DC25D8"/>
    <w:rsid w:val="00DC3A4D"/>
    <w:rsid w:val="00DC3BD5"/>
    <w:rsid w:val="00DC7CF7"/>
    <w:rsid w:val="00DE1355"/>
    <w:rsid w:val="00DE187D"/>
    <w:rsid w:val="00DE25D7"/>
    <w:rsid w:val="00DE2707"/>
    <w:rsid w:val="00DE7424"/>
    <w:rsid w:val="00DE7AAC"/>
    <w:rsid w:val="00DF0A3C"/>
    <w:rsid w:val="00DF364B"/>
    <w:rsid w:val="00DF371E"/>
    <w:rsid w:val="00DF48CF"/>
    <w:rsid w:val="00DF6D70"/>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0E97"/>
    <w:rsid w:val="00E51E85"/>
    <w:rsid w:val="00E548A1"/>
    <w:rsid w:val="00E61C3A"/>
    <w:rsid w:val="00E64DBA"/>
    <w:rsid w:val="00E64E9D"/>
    <w:rsid w:val="00E651B5"/>
    <w:rsid w:val="00E65978"/>
    <w:rsid w:val="00E73E86"/>
    <w:rsid w:val="00E77FF9"/>
    <w:rsid w:val="00E8044B"/>
    <w:rsid w:val="00E805E1"/>
    <w:rsid w:val="00E81AF6"/>
    <w:rsid w:val="00EA0421"/>
    <w:rsid w:val="00EA17E2"/>
    <w:rsid w:val="00EA1BEA"/>
    <w:rsid w:val="00EA3291"/>
    <w:rsid w:val="00EB0CAC"/>
    <w:rsid w:val="00EB1815"/>
    <w:rsid w:val="00EC32B3"/>
    <w:rsid w:val="00EC53A8"/>
    <w:rsid w:val="00EC695B"/>
    <w:rsid w:val="00ED09C8"/>
    <w:rsid w:val="00ED4946"/>
    <w:rsid w:val="00EE4574"/>
    <w:rsid w:val="00EE46DB"/>
    <w:rsid w:val="00EE4B5E"/>
    <w:rsid w:val="00EE6CF2"/>
    <w:rsid w:val="00EF033B"/>
    <w:rsid w:val="00EF2E10"/>
    <w:rsid w:val="00F00F63"/>
    <w:rsid w:val="00F01729"/>
    <w:rsid w:val="00F01B3A"/>
    <w:rsid w:val="00F01C70"/>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43C9"/>
    <w:rsid w:val="00F44B8E"/>
    <w:rsid w:val="00F47859"/>
    <w:rsid w:val="00F47F91"/>
    <w:rsid w:val="00F5019E"/>
    <w:rsid w:val="00F50CFB"/>
    <w:rsid w:val="00F50D93"/>
    <w:rsid w:val="00F521C3"/>
    <w:rsid w:val="00F546EC"/>
    <w:rsid w:val="00F649EE"/>
    <w:rsid w:val="00F66ACF"/>
    <w:rsid w:val="00F67AD1"/>
    <w:rsid w:val="00F73834"/>
    <w:rsid w:val="00F7734F"/>
    <w:rsid w:val="00F773B0"/>
    <w:rsid w:val="00F80FB0"/>
    <w:rsid w:val="00F84597"/>
    <w:rsid w:val="00F92D2F"/>
    <w:rsid w:val="00F93767"/>
    <w:rsid w:val="00F953EC"/>
    <w:rsid w:val="00F96499"/>
    <w:rsid w:val="00FA36D7"/>
    <w:rsid w:val="00FA3DD4"/>
    <w:rsid w:val="00FA6710"/>
    <w:rsid w:val="00FB053E"/>
    <w:rsid w:val="00FB2E32"/>
    <w:rsid w:val="00FB4560"/>
    <w:rsid w:val="00FB4745"/>
    <w:rsid w:val="00FB6C3C"/>
    <w:rsid w:val="00FB7FEE"/>
    <w:rsid w:val="00FC2896"/>
    <w:rsid w:val="00FC2F82"/>
    <w:rsid w:val="00FC3085"/>
    <w:rsid w:val="00FC5AE4"/>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 w:type="character" w:styleId="FollowedHyperlink">
    <w:name w:val="FollowedHyperlink"/>
    <w:basedOn w:val="DefaultParagraphFont"/>
    <w:uiPriority w:val="99"/>
    <w:semiHidden/>
    <w:unhideWhenUsed/>
    <w:rsid w:val="00027BC5"/>
    <w:rPr>
      <w:color w:val="954F72" w:themeColor="followedHyperlink"/>
      <w:u w:val="single"/>
    </w:rPr>
  </w:style>
  <w:style w:type="character" w:customStyle="1" w:styleId="gd15mcfceub">
    <w:name w:val="gd15mcfceub"/>
    <w:basedOn w:val="DefaultParagraphFont"/>
    <w:rsid w:val="00FB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60687517">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35924738">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195851084">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4600770">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36641621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41612108">
      <w:bodyDiv w:val="1"/>
      <w:marLeft w:val="0"/>
      <w:marRight w:val="0"/>
      <w:marTop w:val="0"/>
      <w:marBottom w:val="0"/>
      <w:divBdr>
        <w:top w:val="none" w:sz="0" w:space="0" w:color="auto"/>
        <w:left w:val="none" w:sz="0" w:space="0" w:color="auto"/>
        <w:bottom w:val="none" w:sz="0" w:space="0" w:color="auto"/>
        <w:right w:val="none" w:sz="0" w:space="0" w:color="auto"/>
      </w:divBdr>
    </w:div>
    <w:div w:id="442309699">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49573244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582179503">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18675369">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74718365">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38112266">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01686945">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48545753">
      <w:bodyDiv w:val="1"/>
      <w:marLeft w:val="0"/>
      <w:marRight w:val="0"/>
      <w:marTop w:val="0"/>
      <w:marBottom w:val="0"/>
      <w:divBdr>
        <w:top w:val="none" w:sz="0" w:space="0" w:color="auto"/>
        <w:left w:val="none" w:sz="0" w:space="0" w:color="auto"/>
        <w:bottom w:val="none" w:sz="0" w:space="0" w:color="auto"/>
        <w:right w:val="none" w:sz="0" w:space="0" w:color="auto"/>
      </w:divBdr>
    </w:div>
    <w:div w:id="1481651891">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01391744">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30795320">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1995448955">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43046108">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 w:id="21458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stat.columbia.edu/~gelman/arm/" TargetMode="External"/><Relationship Id="rId1" Type="http://schemas.openxmlformats.org/officeDocument/2006/relationships/hyperlink" Target="https://www.sciencedirect.com/science/article/abs/pii/S0167947307003076" TargetMode="External"/></Relationship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23" Type="http://schemas.microsoft.com/office/2011/relationships/people" Target="people.xml"/><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92EFE-EB26-44E4-8E45-4A26A078E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25</Pages>
  <Words>19179</Words>
  <Characters>109323</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syd barrett</cp:lastModifiedBy>
  <cp:revision>17</cp:revision>
  <dcterms:created xsi:type="dcterms:W3CDTF">2020-05-24T00:26:00Z</dcterms:created>
  <dcterms:modified xsi:type="dcterms:W3CDTF">2020-05-25T15:55:00Z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id="1OIIkPth"/&gt;&lt;style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