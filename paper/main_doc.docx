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With A Little Help From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423EBA28"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del w:id="2" w:author="Daniel Antal" w:date="2020-04-20T13:09:00Z">
        <w:r w:rsidR="00414DCD" w:rsidDel="009D0118">
          <w:rPr>
            <w:bCs/>
          </w:rPr>
          <w:delText xml:space="preserve">amount </w:delText>
        </w:r>
      </w:del>
      <w:ins w:id="3" w:author="Daniel Antal" w:date="2020-04-20T13:09:00Z">
        <w:r w:rsidR="009D0118">
          <w:rPr>
            <w:bCs/>
          </w:rPr>
          <w:t xml:space="preserve">number </w:t>
        </w:r>
      </w:ins>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2BC926F0" w:rsidR="00414DCD" w:rsidRDefault="00F93767" w:rsidP="00E433F7">
      <w:pPr>
        <w:pStyle w:val="Caption"/>
        <w:jc w:val="both"/>
        <w:rPr>
          <w:bCs/>
        </w:rPr>
      </w:pPr>
      <w:r>
        <w:t xml:space="preserve">Figure </w:t>
      </w:r>
      <w:fldSimple w:instr=" SEQ Figure \* ARABIC ">
        <w:r w:rsidR="009D3094">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1256FF6D" w:rsidR="000D7E5A" w:rsidRPr="00EE46DB" w:rsidRDefault="00F93767" w:rsidP="00E433F7">
      <w:pPr>
        <w:pStyle w:val="Caption"/>
        <w:jc w:val="both"/>
        <w:rPr>
          <w:bCs/>
        </w:rPr>
      </w:pPr>
      <w:r>
        <w:t xml:space="preserve">Table </w:t>
      </w:r>
      <w:fldSimple w:instr=" SEQ Table \* ARABIC ">
        <w:r w:rsidR="009D3094">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0F021F18" w:rsidR="004D717B" w:rsidRDefault="0080314F" w:rsidP="00E433F7">
      <w:pPr>
        <w:pStyle w:val="Caption"/>
        <w:jc w:val="both"/>
        <w:rPr>
          <w:bCs/>
        </w:rPr>
      </w:pPr>
      <w:r>
        <w:t xml:space="preserve">Figure </w:t>
      </w:r>
      <w:fldSimple w:instr=" SEQ Figure \* ARABIC ">
        <w:r w:rsidR="009D3094">
          <w:rPr>
            <w:noProof/>
          </w:rPr>
          <w:t>2</w:t>
        </w:r>
      </w:fldSimple>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17D4BDA5" w:rsidR="007F4904" w:rsidRDefault="008C0E63" w:rsidP="00E433F7">
      <w:pPr>
        <w:pStyle w:val="Caption"/>
        <w:jc w:val="both"/>
      </w:pPr>
      <w:bookmarkStart w:id="4" w:name="_Ref11756940"/>
      <w:r>
        <w:t xml:space="preserve">Figure </w:t>
      </w:r>
      <w:fldSimple w:instr=" SEQ Figure \* ARABIC ">
        <w:r w:rsidR="009D3094">
          <w:rPr>
            <w:noProof/>
          </w:rPr>
          <w:t>3</w:t>
        </w:r>
      </w:fldSimple>
      <w:bookmarkEnd w:id="4"/>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5"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5F5EB1A" w:rsidR="003D089F" w:rsidRPr="003D089F" w:rsidRDefault="00F27D44" w:rsidP="00E433F7">
      <w:pPr>
        <w:pStyle w:val="Caption"/>
        <w:jc w:val="both"/>
        <w:rPr>
          <w:b/>
        </w:rPr>
      </w:pPr>
      <w:r>
        <w:t xml:space="preserve"> </w:t>
      </w:r>
      <w:bookmarkStart w:id="6" w:name="_Ref11839878"/>
      <w:r w:rsidR="00377DB5">
        <w:t xml:space="preserve">Table </w:t>
      </w:r>
      <w:fldSimple w:instr=" SEQ Table \* ARABIC ">
        <w:r w:rsidR="009D3094">
          <w:rPr>
            <w:noProof/>
          </w:rPr>
          <w:t>2</w:t>
        </w:r>
      </w:fldSimple>
      <w:bookmarkEnd w:id="5"/>
      <w:bookmarkEnd w:id="6"/>
      <w:r w:rsidR="00377DB5">
        <w:t>: Global downloads by macroeconomic variables</w:t>
      </w:r>
    </w:p>
    <w:p w14:paraId="63CA9E7F" w14:textId="6B5ADF45" w:rsidR="004077A3" w:rsidRDefault="00F26DF1" w:rsidP="00E433F7">
      <w:pPr>
        <w:jc w:val="both"/>
      </w:pPr>
      <w:r>
        <w:t xml:space="preserve">In the </w:t>
      </w:r>
      <w:r w:rsidR="001C3EF8">
        <w:t>general linear</w:t>
      </w:r>
      <w:r>
        <w:t xml:space="preserve"> model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del w:id="7" w:author="Daniel Antal" w:date="2020-04-20T13:10:00Z">
        <w:r w:rsidR="001D2834" w:rsidDel="00377B7F">
          <w:delText xml:space="preserve">somewhat </w:delText>
        </w:r>
        <w:r w:rsidR="00A75F1C" w:rsidDel="00377B7F">
          <w:delText xml:space="preserve"> weaker</w:delText>
        </w:r>
      </w:del>
      <w:ins w:id="8" w:author="Daniel Antal" w:date="2020-04-20T13:10:00Z">
        <w:r w:rsidR="00377B7F">
          <w:t>somewhat weaker</w:t>
        </w:r>
      </w:ins>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5F154691"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ins w:id="9" w:author="Daniel Antal" w:date="2020-04-20T13:10:00Z">
        <w:r w:rsidR="003D0523">
          <w:t xml:space="preserve"> </w:t>
        </w:r>
      </w:ins>
      <w:r w:rsidR="004077A3">
        <w:t>n</w:t>
      </w:r>
      <w:ins w:id="10" w:author="Daniel Antal" w:date="2020-04-20T13:10:00Z">
        <w:r w:rsidR="003D0523">
          <w:t>o</w:t>
        </w:r>
      </w:ins>
      <w:del w:id="11" w:author="Daniel Antal" w:date="2020-04-20T13:10:00Z">
        <w:r w:rsidR="004077A3" w:rsidDel="003D0523">
          <w:delText>’</w:delText>
        </w:r>
      </w:del>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2C6A49A4"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ins w:id="12" w:author="Daniel Antal" w:date="2020-04-20T13:11:00Z">
        <w:r w:rsidR="003D0523">
          <w:t>not</w:t>
        </w:r>
      </w:ins>
      <w:del w:id="13" w:author="Daniel Antal" w:date="2020-04-20T13:11:00Z">
        <w:r w:rsidDel="003D0523">
          <w:delText>’t</w:delText>
        </w:r>
      </w:del>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0A4E5076"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del w:id="14" w:author="Daniel Antal" w:date="2020-04-20T13:11:00Z">
        <w:r w:rsidR="00684831" w:rsidDel="003D0523">
          <w:delText>ones</w:delText>
        </w:r>
      </w:del>
      <w:ins w:id="15" w:author="Daniel Antal" w:date="2020-04-20T13:11:00Z">
        <w:r w:rsidR="003D0523">
          <w:t>ones,</w:t>
        </w:r>
      </w:ins>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r w:rsidRPr="002A4932">
              <w:rPr>
                <w:sz w:val="14"/>
              </w:rPr>
              <w:t>tertiary:rd</w:t>
            </w:r>
            <w:proofErr w:type="spell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194E3BA6" w:rsidR="00355767" w:rsidRDefault="00355767" w:rsidP="00E433F7">
      <w:pPr>
        <w:pStyle w:val="Caption"/>
        <w:jc w:val="both"/>
      </w:pPr>
      <w:bookmarkStart w:id="16" w:name="_Ref11753748"/>
      <w:r>
        <w:t xml:space="preserve">Table </w:t>
      </w:r>
      <w:fldSimple w:instr=" SEQ Table \* ARABIC ">
        <w:r w:rsidR="009D3094">
          <w:rPr>
            <w:noProof/>
          </w:rPr>
          <w:t>3</w:t>
        </w:r>
      </w:fldSimple>
      <w:bookmarkEnd w:id="16"/>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1925EA" w:rsidR="00E41FC9" w:rsidRDefault="00FB2E32" w:rsidP="00E433F7">
      <w:pPr>
        <w:pStyle w:val="Caption"/>
        <w:jc w:val="both"/>
      </w:pPr>
      <w:r>
        <w:t xml:space="preserve">Table </w:t>
      </w:r>
      <w:fldSimple w:instr=" SEQ Table \* ARABIC ">
        <w:r w:rsidR="009D3094">
          <w:rPr>
            <w:noProof/>
          </w:rPr>
          <w:t>4</w:t>
        </w:r>
      </w:fldSimple>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17" w:name="_Ref11764294"/>
    </w:p>
    <w:p w14:paraId="57D6C0C8" w14:textId="3E040DF9" w:rsidR="00301F11" w:rsidRDefault="007E10E0" w:rsidP="00E433F7">
      <w:pPr>
        <w:pStyle w:val="Caption"/>
        <w:jc w:val="both"/>
      </w:pPr>
      <w:r>
        <w:t xml:space="preserve">Table </w:t>
      </w:r>
      <w:fldSimple w:instr=" SEQ Table \* ARABIC ">
        <w:r w:rsidR="009D3094">
          <w:rPr>
            <w:noProof/>
          </w:rPr>
          <w:t>5</w:t>
        </w:r>
      </w:fldSimple>
      <w:bookmarkEnd w:id="17"/>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larger investment leads to relatively lower black market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2CE21678"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del w:id="18" w:author="Daniel Antal" w:date="2020-04-20T13:12:00Z">
        <w:r w:rsidR="001C3088" w:rsidDel="00CF0E13">
          <w:delText xml:space="preserve"> </w:delText>
        </w:r>
      </w:del>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ins w:id="19" w:author="Daniel Antal" w:date="2020-04-20T13:13:00Z">
        <w:r w:rsidR="00F80FB0">
          <w:t xml:space="preserve"> to interpret results</w:t>
        </w:r>
      </w:ins>
      <w:r w:rsidR="00666BBB">
        <w:t>.</w:t>
      </w:r>
    </w:p>
    <w:p w14:paraId="1057EE5A" w14:textId="1CC60DAF"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ins w:id="20" w:author="Daniel Antal" w:date="2020-04-20T13:13:00Z">
        <w:r w:rsidR="00F80FB0">
          <w:rPr>
            <w:bCs/>
          </w:rPr>
          <w:t xml:space="preserve"> with four levels of </w:t>
        </w:r>
        <w:r w:rsidR="00847944">
          <w:rPr>
            <w:bCs/>
          </w:rPr>
          <w:t xml:space="preserve">statistical aggregation starting from national (NUTS0) level to very small territorial units down to NUTS3 level. </w:t>
        </w:r>
      </w:ins>
      <w:del w:id="21" w:author="Daniel Antal" w:date="2020-04-20T13:14:00Z">
        <w:r w:rsidDel="00847944">
          <w:rPr>
            <w:bCs/>
          </w:rPr>
          <w:delText>.</w:delText>
        </w:r>
      </w:del>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ins w:id="22" w:author="Daniel Antal" w:date="2020-04-20T13:14:00Z">
        <w:r w:rsidR="00847944">
          <w:rPr>
            <w:bCs/>
          </w:rPr>
          <w:t>40</w:t>
        </w:r>
      </w:ins>
      <w:del w:id="23" w:author="Daniel Antal" w:date="2020-04-20T13:14:00Z">
        <w:r w:rsidR="00103D52" w:rsidRPr="00103D52" w:rsidDel="00847944">
          <w:rPr>
            <w:bCs/>
          </w:rPr>
          <w:delText>50</w:delText>
        </w:r>
      </w:del>
      <w:r w:rsidR="00103D52" w:rsidRPr="00103D52">
        <w:rPr>
          <w:bCs/>
        </w:rPr>
        <w:t>-</w:t>
      </w:r>
      <w:del w:id="24" w:author="Daniel Antal" w:date="2020-04-20T13:14:00Z">
        <w:r w:rsidR="00103D52" w:rsidRPr="00103D52" w:rsidDel="00847944">
          <w:rPr>
            <w:bCs/>
          </w:rPr>
          <w:delText xml:space="preserve">300 </w:delText>
        </w:r>
      </w:del>
      <w:ins w:id="25" w:author="Daniel Antal" w:date="2020-04-20T13:14:00Z">
        <w:r w:rsidR="00847944">
          <w:rPr>
            <w:bCs/>
          </w:rPr>
          <w:t>260</w:t>
        </w:r>
        <w:r w:rsidR="00847944" w:rsidRPr="00103D52">
          <w:rPr>
            <w:bCs/>
          </w:rPr>
          <w:t xml:space="preserve"> </w:t>
        </w:r>
      </w:ins>
      <w:r w:rsidR="00103D52" w:rsidRPr="00103D52">
        <w:rPr>
          <w:bCs/>
        </w:rPr>
        <w:t xml:space="preserve">territories. </w:t>
      </w:r>
      <w:r>
        <w:rPr>
          <w:bCs/>
        </w:rPr>
        <w:t>T</w:t>
      </w:r>
      <w:r w:rsidR="00103D52" w:rsidRPr="00103D52">
        <w:rPr>
          <w:bCs/>
        </w:rPr>
        <w:t>he Eurobarometer or the European Social Survey is designed to represent NUTS</w:t>
      </w:r>
      <w:del w:id="26" w:author="Daniel Antal" w:date="2020-04-20T13:14:00Z">
        <w:r w:rsidR="00103D52" w:rsidRPr="00103D52" w:rsidDel="00CA4E54">
          <w:rPr>
            <w:bCs/>
          </w:rPr>
          <w:delText>1</w:delText>
        </w:r>
      </w:del>
      <w:ins w:id="27" w:author="Daniel Antal" w:date="2020-04-20T13:14:00Z">
        <w:r w:rsidR="00CA4E54">
          <w:rPr>
            <w:bCs/>
          </w:rPr>
          <w:t>0</w:t>
        </w:r>
      </w:ins>
      <w:r w:rsidR="00103D52" w:rsidRPr="00103D52">
        <w:rPr>
          <w:bCs/>
        </w:rPr>
        <w:t xml:space="preserve"> (country) levels but </w:t>
      </w:r>
      <w:ins w:id="28" w:author="Daniel Antal" w:date="2020-04-20T13:15:00Z">
        <w:r w:rsidR="00CA4E54">
          <w:rPr>
            <w:bCs/>
          </w:rPr>
          <w:t xml:space="preserve">apart from larger countries </w:t>
        </w:r>
      </w:ins>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del w:id="29" w:author="Daniel Antal" w:date="2020-04-20T13:15:00Z">
        <w:r w:rsidR="00103D52" w:rsidRPr="00103D52" w:rsidDel="00CA4E54">
          <w:rPr>
            <w:bCs/>
          </w:rPr>
          <w:delText>1</w:delText>
        </w:r>
      </w:del>
      <w:ins w:id="30" w:author="Daniel Antal" w:date="2020-04-20T13:15:00Z">
        <w:r w:rsidR="00CA4E54">
          <w:rPr>
            <w:bCs/>
          </w:rPr>
          <w:t>0</w:t>
        </w:r>
      </w:ins>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We 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commentRangeStart w:id="33"/>
      <w:r>
        <w:rPr>
          <w:rStyle w:val="FootnoteReference"/>
          <w:bCs/>
        </w:rPr>
        <w:footnoteReference w:id="12"/>
      </w:r>
      <w:commentRangeEnd w:id="33"/>
      <w:r w:rsidR="00CE4FFB">
        <w:rPr>
          <w:rStyle w:val="CommentReference"/>
        </w:rPr>
        <w:commentReference w:id="33"/>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77777777" w:rsidR="007C06D2" w:rsidRPr="00614A0B"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02F6423D" w:rsidR="0050605B" w:rsidRDefault="0050605B" w:rsidP="0050605B">
      <w:pPr>
        <w:pStyle w:val="BodyText"/>
      </w:pPr>
      <w:r>
        <w:t xml:space="preserve">Historical accounts, which reconstruct the development and raison d'être of shadow libraries </w:t>
      </w:r>
      <w:r>
        <w:fldChar w:fldCharType="begin"/>
      </w:r>
      <w: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fldChar w:fldCharType="separate"/>
      </w:r>
      <w:r w:rsidRPr="0050605B">
        <w:rPr>
          <w:rFonts w:ascii="Calibri" w:hAnsi="Calibri" w:cs="Times New Roman"/>
        </w:rPr>
        <w:t>(Bodó 2018b; 2011; Bodó and Lakatos 2012; Bodó 2016)</w:t>
      </w:r>
      <w:r>
        <w:fldChar w:fldCharType="end"/>
      </w:r>
      <w:r>
        <w:t xml:space="preserve"> suggest that inadequate lega</w:t>
      </w:r>
      <w:r w:rsidR="00A468DC">
        <w:t>l</w:t>
      </w:r>
      <w:r>
        <w:t xml:space="preserve"> access </w:t>
      </w:r>
      <w:r w:rsidR="00A468DC">
        <w:t xml:space="preserve">alternatives </w:t>
      </w:r>
      <w:r>
        <w:t xml:space="preserve">may be a main drivers of </w:t>
      </w:r>
      <w:r w:rsidR="00A468DC">
        <w:t xml:space="preserve">scholarly piracy. The authors, who come </w:t>
      </w:r>
      <w:ins w:id="34" w:author="Daniel Antal" w:date="2020-04-20T13:17:00Z">
        <w:r w:rsidR="00FC2F82">
          <w:t xml:space="preserve">originally </w:t>
        </w:r>
      </w:ins>
      <w:r w:rsidR="00A468DC">
        <w:t>from a country at the European periphery, also have extensive personal experiences about the lacking infrastructural conditions of scholarly work. Both of these accounts 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5BE34C7" w14:textId="58474146" w:rsidR="007F7ED9" w:rsidRDefault="00DB1FEC" w:rsidP="00DB1FEC">
      <w:pPr>
        <w:pStyle w:val="Caption"/>
      </w:pPr>
      <w:r>
        <w:t xml:space="preserve">Figure </w:t>
      </w:r>
      <w:fldSimple w:instr=" SEQ Figure \* ARABIC ">
        <w:r w:rsidR="009D3094">
          <w:rPr>
            <w:noProof/>
          </w:rPr>
          <w:t>4</w:t>
        </w:r>
      </w:fldSimple>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35" w:name="_Hlk38200955"/>
          <m:r>
            <w:rPr>
              <w:rFonts w:ascii="Cambria Math" w:hAnsi="Cambria Math"/>
            </w:rPr>
            <m:t>Researcher_employment_pct</m:t>
          </m:r>
          <w:bookmarkEnd w:id="35"/>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4DF393EB"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Euros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del w:id="36" w:author="Daniel Antal" w:date="2020-04-20T13:17:00Z">
        <w:r w:rsidR="00B01345" w:rsidDel="00FC2F82">
          <w:delText xml:space="preserve">is a </w:delText>
        </w:r>
      </w:del>
      <w:ins w:id="37" w:author="Daniel Antal" w:date="2020-04-20T13:17:00Z">
        <w:r w:rsidR="00FC2F82">
          <w:t xml:space="preserve">as a </w:t>
        </w:r>
      </w:ins>
      <w:r w:rsidR="00B01345">
        <w:t>rough proxy for internet savvy, the distribution of advanced internet skills</w:t>
      </w:r>
      <w:ins w:id="38" w:author="Daniel Antal" w:date="2020-04-20T13:18:00Z">
        <w:r w:rsidR="00FC2F82">
          <w:t>, trust and ability to perform legal purchases</w:t>
        </w:r>
      </w:ins>
      <w:r w:rsidR="00B01345">
        <w:t xml:space="preserve"> in the population</w:t>
      </w:r>
      <w:r w:rsidR="00E77FF9">
        <w:t>.</w:t>
      </w:r>
      <w:r w:rsidR="00B01345">
        <w:t xml:space="preserve">  </w:t>
      </w:r>
    </w:p>
    <w:p w14:paraId="3757F693" w14:textId="0E2BC781"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 xml:space="preserve">Instead of R&amp;D </w:t>
      </w:r>
      <w:commentRangeStart w:id="39"/>
      <w:r w:rsidR="00FC2896">
        <w:t>expenditure</w:t>
      </w:r>
      <w:commentRangeEnd w:id="39"/>
      <w:r w:rsidR="00FC2F82">
        <w:rPr>
          <w:rStyle w:val="CommentReference"/>
        </w:rPr>
        <w:commentReference w:id="39"/>
      </w:r>
      <w:r w:rsidR="00FC2896">
        <w:t xml:space="preserve"> of the global model we can use the share of researchers in the local workforce, and instead of the internet penetration, we have data on the advanced use of the internet.</w:t>
      </w:r>
    </w:p>
    <w:p w14:paraId="61ED54C3" w14:textId="15CA58CE" w:rsidR="0050605B" w:rsidRDefault="0080054C" w:rsidP="00DB1FEC">
      <w:pPr>
        <w:pStyle w:val="BodyText"/>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del w:id="40" w:author="Daniel Antal" w:date="2020-04-20T13:18:00Z">
        <w:r w:rsidR="001426A6" w:rsidDel="00FC2F82">
          <w:delText>multicolllinearity</w:delText>
        </w:r>
      </w:del>
      <w:ins w:id="41" w:author="Daniel Antal" w:date="2020-04-20T13:18:00Z">
        <w:r w:rsidR="00FC2F82">
          <w:t>multicollinearity</w:t>
        </w:r>
      </w:ins>
      <w:del w:id="42" w:author="Daniel Antal" w:date="2020-04-20T13:19:00Z">
        <w:r w:rsidR="001426A6" w:rsidDel="00FC2F82">
          <w:delText xml:space="preserve"> </w:delText>
        </w:r>
      </w:del>
      <w:ins w:id="43" w:author="Daniel Antal" w:date="2020-04-20T13:18:00Z">
        <w:r w:rsidR="00FC2F82">
          <w:t>.</w:t>
        </w:r>
      </w:ins>
    </w:p>
    <w:p w14:paraId="0AAE3583" w14:textId="77777777" w:rsidR="00844C8C" w:rsidRPr="00184AC2" w:rsidRDefault="00844C8C">
      <w:pPr>
        <w:rPr>
          <w:rFonts w:ascii="Lucida Console" w:eastAsia="Times New Roman" w:hAnsi="Lucida Console" w:cs="Courier New"/>
          <w:color w:val="000000"/>
          <w:sz w:val="16"/>
          <w:szCs w:val="16"/>
        </w:rPr>
      </w:pPr>
      <w:r w:rsidRPr="00184AC2">
        <w:rPr>
          <w:rFonts w:ascii="Lucida Console" w:eastAsia="Times New Roman" w:hAnsi="Lucida Console" w:cs="Courier New"/>
          <w:color w:val="000000"/>
          <w:sz w:val="16"/>
          <w:szCs w:val="16"/>
        </w:rPr>
        <w:br w:type="page"/>
      </w:r>
    </w:p>
    <w:p w14:paraId="296DEE78"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lastRenderedPageBreak/>
        <w:t>──────────────────────────────────────────────────────────────────────────────────────────────────</w:t>
      </w:r>
    </w:p>
    <w:p w14:paraId="796243C9" w14:textId="0985772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1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2   </w:t>
      </w:r>
      <w:r>
        <w:rPr>
          <w:rFonts w:ascii="Lucida Console" w:eastAsia="Times New Roman" w:hAnsi="Lucida Console" w:cs="Courier New"/>
          <w:color w:val="000000"/>
          <w:sz w:val="14"/>
          <w:szCs w:val="14"/>
        </w:rPr>
        <w:t xml:space="preserve">           </w:t>
      </w:r>
      <w:r w:rsidRPr="0048479C">
        <w:rPr>
          <w:rFonts w:ascii="Lucida Console" w:eastAsia="Times New Roman" w:hAnsi="Lucida Console" w:cs="Courier New"/>
          <w:color w:val="000000"/>
          <w:sz w:val="14"/>
          <w:szCs w:val="14"/>
        </w:rPr>
        <w:t xml:space="preserve">Model 3  </w:t>
      </w:r>
    </w:p>
    <w:p w14:paraId="49CF803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p>
    <w:p w14:paraId="3875892E"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(Intercept)                         6.438358e+00 ***     6.295066e+00 ***    -5.866322e-01      </w:t>
      </w:r>
    </w:p>
    <w:p w14:paraId="101C7817"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(7.937307e-01)       (8.378322e-01)       (2.907166e+00)     </w:t>
      </w:r>
    </w:p>
    <w:p w14:paraId="2F37BDA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log(gdp_pps)                        2.465564e-01 **      2.422430e-01 **      1.822966e-01 *    </w:t>
      </w:r>
    </w:p>
    <w:p w14:paraId="0874A65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(7.697481e-02)       (8.149892e-02)       (7.937359e-02)     </w:t>
      </w:r>
    </w:p>
    <w:p w14:paraId="7E1D0654"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researcher_employment_pct           6.966754e-01 ***     6.832137e-01 ***     5.555949e-01 ***  </w:t>
      </w:r>
    </w:p>
    <w:p w14:paraId="3A88B85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(5.656926e-02)       (6.309646e-02)       (1.087842e-01)     </w:t>
      </w:r>
    </w:p>
    <w:p w14:paraId="2A154E02"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internet_use_banking_pc            -1.113767e-02 ***                                            </w:t>
      </w:r>
    </w:p>
    <w:p w14:paraId="0E5E5921"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(3.227082e-03)                                               </w:t>
      </w:r>
    </w:p>
    <w:p w14:paraId="548DF585"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internet_purchases_last_year_pc                         -5.841807e-03        -1.152261e-02 **   </w:t>
      </w:r>
    </w:p>
    <w:p w14:paraId="6510C17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(3.362003e-03)       (4.310028e-03)     </w:t>
      </w:r>
    </w:p>
    <w:p w14:paraId="4ED9C28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log(disposable_income)                                                        8.140468e-01 *    </w:t>
      </w:r>
    </w:p>
    <w:p w14:paraId="13086A8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(3.281638e-01)     </w:t>
      </w:r>
    </w:p>
    <w:p w14:paraId="44EC247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edu_attainment_total                                                          2.257346e-03      </w:t>
      </w:r>
    </w:p>
    <w:p w14:paraId="3240F959"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(9.977199e-03)     </w:t>
      </w:r>
    </w:p>
    <w:p w14:paraId="01AAA3AD"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p>
    <w:p w14:paraId="0A55DD3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null.deviance                       2.990524e+06         2.990524e+06         2.990524e+06      </w:t>
      </w:r>
    </w:p>
    <w:p w14:paraId="1B15729D" w14:textId="15384350"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w:t>
      </w:r>
      <w:r w:rsidR="00046898">
        <w:rPr>
          <w:rFonts w:ascii="Lucida Console" w:eastAsia="Times New Roman" w:hAnsi="Lucida Console" w:cs="Courier New"/>
          <w:color w:val="000000"/>
          <w:sz w:val="14"/>
          <w:szCs w:val="14"/>
        </w:rPr>
        <w:t xml:space="preserve">residual </w:t>
      </w:r>
      <w:r w:rsidRPr="0048479C">
        <w:rPr>
          <w:rFonts w:ascii="Lucida Console" w:eastAsia="Times New Roman" w:hAnsi="Lucida Console" w:cs="Courier New"/>
          <w:color w:val="000000"/>
          <w:sz w:val="14"/>
          <w:szCs w:val="14"/>
        </w:rPr>
        <w:t xml:space="preserve">deviance                   1.415805e+06         1.507337e+06         1.444289e+06      </w:t>
      </w:r>
    </w:p>
    <w:p w14:paraId="20DAA86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w:t>
      </w:r>
    </w:p>
    <w:p w14:paraId="7F7B248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48479C">
        <w:rPr>
          <w:rFonts w:ascii="Lucida Console" w:eastAsia="Times New Roman" w:hAnsi="Lucida Console" w:cs="Courier New"/>
          <w:color w:val="000000"/>
          <w:sz w:val="14"/>
          <w:szCs w:val="14"/>
        </w:rPr>
        <w:t xml:space="preserve">  *** p &lt; 1.000000e-03; ** p &lt; 1.000000e-02; * p &lt; 5.000000e-02.                                  </w:t>
      </w:r>
    </w:p>
    <w:p w14:paraId="65938743" w14:textId="77777777" w:rsidR="00844C8C" w:rsidRPr="00184AC2" w:rsidRDefault="00844C8C" w:rsidP="00FC2896">
      <w:pPr>
        <w:pStyle w:val="BodyText"/>
        <w:jc w:val="both"/>
        <w:rPr>
          <w:sz w:val="20"/>
          <w:szCs w:val="20"/>
        </w:rPr>
      </w:pPr>
    </w:p>
    <w:p w14:paraId="2419EC8D" w14:textId="0A687243" w:rsidR="00FC2896" w:rsidRDefault="001426A6" w:rsidP="00FC2896">
      <w:pPr>
        <w:pStyle w:val="BodyText"/>
        <w:jc w:val="both"/>
      </w:pPr>
      <w:r w:rsidRPr="00184AC2">
        <w:t xml:space="preserve">In </w:t>
      </w:r>
      <w:r w:rsidR="00844C8C" w:rsidRPr="00184AC2">
        <w:t>M</w:t>
      </w:r>
      <w:r w:rsidRPr="00184AC2">
        <w:t xml:space="preserve">odel </w:t>
      </w:r>
      <w:r w:rsidR="00844C8C" w:rsidRPr="00184AC2">
        <w:t xml:space="preserve">1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777777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3"/>
      </w:r>
      <w:r w:rsidR="00A71CA7">
        <w:t xml:space="preserve">. </w:t>
      </w:r>
      <w:r w:rsidR="00FE7B06">
        <w:t>Had the sign been positive, that could have been a sign of a significant, non-researcher</w:t>
      </w:r>
      <w:r w:rsidR="00FC2896">
        <w:t>-</w:t>
      </w:r>
      <w:r w:rsidR="00FE7B06">
        <w:t xml:space="preserve">based use of shadow libraries in the general population. However, we can safely assume that the knowledge about shadow libraries is more widespread among researcher who more directly benefit from such services than in the general population, therefore, </w:t>
      </w:r>
      <w:r w:rsidR="00FC2896">
        <w:t xml:space="preserve">the </w:t>
      </w:r>
      <w:r w:rsidR="00FE7B06">
        <w:t xml:space="preserve">internet </w:t>
      </w:r>
      <w:r w:rsidR="00FC2896">
        <w:t xml:space="preserve">savviness </w:t>
      </w:r>
      <w:r w:rsidR="00844C8C">
        <w:t>variable</w:t>
      </w:r>
      <w:r w:rsidR="00FE7B06">
        <w:t xml:space="preserve"> does not capture </w:t>
      </w:r>
      <w:r w:rsidR="00844C8C">
        <w:t xml:space="preserve">any extra </w:t>
      </w:r>
      <w:r w:rsidR="00FE7B06">
        <w:t xml:space="preserve">ability to use piratical services. </w:t>
      </w:r>
    </w:p>
    <w:p w14:paraId="6F1E8762" w14:textId="58A85743" w:rsidR="0080054C" w:rsidRDefault="00844C8C" w:rsidP="00FC2896">
      <w:pPr>
        <w:pStyle w:val="BodyText"/>
        <w:jc w:val="both"/>
      </w:pPr>
      <w:r>
        <w:t xml:space="preserve">In a </w:t>
      </w:r>
      <w:r w:rsidR="00184AC2">
        <w:t>M</w:t>
      </w:r>
      <w:r>
        <w:t>ode</w:t>
      </w:r>
      <w:r w:rsidR="00184AC2">
        <w:t>l 2</w:t>
      </w:r>
      <w:r>
        <w:t xml:space="preserve">, </w:t>
      </w:r>
      <w:r w:rsidR="00FE7B06">
        <w:t>we replace</w:t>
      </w:r>
      <w:r>
        <w:t>d</w:t>
      </w:r>
      <w:r w:rsidR="00FE7B06">
        <w:t xml:space="preserve"> </w:t>
      </w:r>
      <w:r>
        <w:t xml:space="preserve">the </w:t>
      </w:r>
      <w:r w:rsidR="00FE7B06">
        <w:t>online banking variable with the percentage of population w</w:t>
      </w:r>
      <w:r>
        <w:t>h</w:t>
      </w:r>
      <w:r w:rsidR="00FE7B06">
        <w:t>o used the internet for online shopping</w:t>
      </w:r>
      <w:r>
        <w:t>.</w:t>
      </w:r>
      <w:r w:rsidR="00184AC2">
        <w:t xml:space="preserve"> That variable was not significant. </w:t>
      </w:r>
      <w:r>
        <w:t>Since the online shopping and the online banking variables are highly correlated (</w:t>
      </w:r>
      <w:proofErr w:type="spellStart"/>
      <w:r>
        <w:t>Pearsons’s</w:t>
      </w:r>
      <w:proofErr w:type="spellEnd"/>
      <w:r>
        <w:t xml:space="preserve">: 0.86, p </w:t>
      </w:r>
      <w:r w:rsidRPr="00844C8C">
        <w:t>&lt; .001</w:t>
      </w:r>
      <w:r>
        <w:t xml:space="preserve">), we can assume that online banking captures some of that effect as well. In addition, professional online users </w:t>
      </w:r>
      <w:r w:rsidR="00FE7B06">
        <w:t xml:space="preserve">are </w:t>
      </w:r>
      <w:r>
        <w:t xml:space="preserve">also </w:t>
      </w:r>
      <w:r w:rsidR="00FE7B06">
        <w:t xml:space="preserve">more likely to be able to hide their traces through the use of Privacy </w:t>
      </w:r>
      <w:r>
        <w:t>Enhancing T</w:t>
      </w:r>
      <w:r w:rsidR="00FE7B06">
        <w:t>echnologies</w:t>
      </w:r>
      <w:r>
        <w:t>, such as VPNs, and TOR</w:t>
      </w:r>
      <w:r w:rsidR="00FE7B06">
        <w:t>.</w:t>
      </w:r>
    </w:p>
    <w:p w14:paraId="7FBAD955" w14:textId="1A5B6B12" w:rsidR="00FE7B06" w:rsidRDefault="00845F51" w:rsidP="00844C8C">
      <w:pPr>
        <w:pStyle w:val="BodyText"/>
        <w:jc w:val="both"/>
      </w:pPr>
      <w:r>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Had the sign of the disposable income </w:t>
      </w:r>
      <w:r w:rsidR="000E3392">
        <w:lastRenderedPageBreak/>
        <w:t xml:space="preserve">be negative, we could have said that there is a personal wealth factor in </w:t>
      </w:r>
      <w:commentRangeStart w:id="44"/>
      <w:r w:rsidR="000E3392">
        <w:t>downloading</w:t>
      </w:r>
      <w:commentRangeEnd w:id="44"/>
      <w:r w:rsidR="00921F91">
        <w:rPr>
          <w:rStyle w:val="CommentReference"/>
        </w:rPr>
        <w:commentReference w:id="44"/>
      </w:r>
      <w:r w:rsidR="000E3392">
        <w:t>: i.e. people with more disposable income use less shadow libraries, and use more of the legal access channels, but this is clearly not the case. More wealth go hand-in-hand with more downloads on the aggregate and on the individual (household) level.  Also, these models suffer from significant multicollinearity</w:t>
      </w:r>
      <w:r w:rsidR="005A0E79">
        <w:t>, and have a worse fit than the original model.</w:t>
      </w:r>
    </w:p>
    <w:p w14:paraId="47125CCE" w14:textId="3E8F509E"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 raw, not normalized download count is the dependent variable, while GDP_PPS  is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6783944F" w14:textId="2A5AFD4D"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Model </w:t>
      </w:r>
      <w:r w:rsidR="00F50CFB" w:rsidRPr="00046898">
        <w:rPr>
          <w:rFonts w:ascii="Lucida Console" w:eastAsia="Times New Roman" w:hAnsi="Lucida Console" w:cs="Courier New"/>
          <w:color w:val="000000"/>
          <w:sz w:val="16"/>
          <w:szCs w:val="16"/>
        </w:rPr>
        <w:t>4</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(Intercept)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gdp_pps:researcher_employment_pct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null.deviance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69339D31" w:rsidR="009D3094" w:rsidRDefault="009D3094" w:rsidP="009D3094">
      <w:pPr>
        <w:pStyle w:val="Caption"/>
      </w:pPr>
      <w:r>
        <w:t xml:space="preserve">Table </w:t>
      </w:r>
      <w:fldSimple w:instr=" SEQ Table \* ARABIC ">
        <w:r>
          <w:rPr>
            <w:noProof/>
          </w:rPr>
          <w:t>6</w:t>
        </w:r>
      </w:fldSimple>
      <w:r>
        <w:t>: simple interaction model with count as dependent variable</w:t>
      </w:r>
    </w:p>
    <w:p w14:paraId="015141DE" w14:textId="6BADEAA6" w:rsidR="000E3392" w:rsidRPr="00F44313" w:rsidRDefault="00F44313" w:rsidP="00DB1FEC">
      <w:pPr>
        <w:pStyle w:val="BodyText"/>
      </w:pPr>
      <w:r>
        <w:t xml:space="preserve">In </w:t>
      </w:r>
      <w:r w:rsidR="009D3094">
        <w:t>M</w:t>
      </w:r>
      <w:r>
        <w:t>odel</w:t>
      </w:r>
      <w:r w:rsidR="009D3094">
        <w:t xml:space="preserve"> 4</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379" cy="2488554"/>
                    </a:xfrm>
                    <a:prstGeom prst="rect">
                      <a:avLst/>
                    </a:prstGeom>
                  </pic:spPr>
                </pic:pic>
              </a:graphicData>
            </a:graphic>
          </wp:inline>
        </w:drawing>
      </w:r>
    </w:p>
    <w:p w14:paraId="0B1149DF" w14:textId="3A4B80F4" w:rsidR="009D3094" w:rsidRDefault="009D3094" w:rsidP="009D3094">
      <w:pPr>
        <w:pStyle w:val="Caption"/>
      </w:pPr>
      <w:r>
        <w:t xml:space="preserve">Figure </w:t>
      </w:r>
      <w:fldSimple w:instr=" SEQ Figure \* ARABIC ">
        <w:r>
          <w:rPr>
            <w:noProof/>
          </w:rPr>
          <w:t>5</w:t>
        </w:r>
      </w:fldSimple>
      <w:r>
        <w:t>: Interaction effects between GDP_PPS and researcher employment percentage, with count as dependent variable</w:t>
      </w:r>
    </w:p>
    <w:p w14:paraId="3CFBF428" w14:textId="77777777" w:rsidR="00046898" w:rsidRDefault="00046898">
      <w:pPr>
        <w:rPr>
          <w:b/>
          <w:bCs/>
        </w:rPr>
      </w:pPr>
      <w:r>
        <w:rPr>
          <w:b/>
          <w:bCs/>
        </w:rPr>
        <w:br w:type="page"/>
      </w:r>
    </w:p>
    <w:p w14:paraId="501358AE" w14:textId="3D9CA1E7" w:rsidR="000E3392" w:rsidRPr="00046898" w:rsidRDefault="00F44313" w:rsidP="00046898">
      <w:pPr>
        <w:rPr>
          <w:b/>
          <w:bCs/>
          <w:sz w:val="24"/>
          <w:szCs w:val="24"/>
        </w:rPr>
      </w:pPr>
      <w:r w:rsidRPr="00046898">
        <w:rPr>
          <w:b/>
          <w:bCs/>
          <w:sz w:val="24"/>
          <w:szCs w:val="24"/>
        </w:rPr>
        <w:lastRenderedPageBreak/>
        <w:t>Discussion</w:t>
      </w:r>
    </w:p>
    <w:p w14:paraId="5DC059E0" w14:textId="4F0F643D" w:rsidR="000129EE" w:rsidRDefault="000129EE" w:rsidP="000129EE"/>
    <w:p w14:paraId="1C8548C9" w14:textId="59AF5E69" w:rsidR="000129EE" w:rsidRPr="005A0E79" w:rsidRDefault="000129EE" w:rsidP="005A0E79">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ins w:id="45" w:author="Daniel Antal" w:date="2020-04-20T13:21:00Z">
        <w:r w:rsidR="00354E75">
          <w:rPr>
            <w:sz w:val="24"/>
            <w:szCs w:val="24"/>
          </w:rPr>
          <w:t>-</w:t>
        </w:r>
      </w:ins>
      <w:del w:id="46" w:author="Daniel Antal" w:date="2020-04-20T13:21:00Z">
        <w:r w:rsidRPr="005A0E79" w:rsidDel="00354E75">
          <w:rPr>
            <w:sz w:val="24"/>
            <w:szCs w:val="24"/>
          </w:rPr>
          <w:delText xml:space="preserve"> </w:delText>
        </w:r>
      </w:del>
      <w:r w:rsidRPr="005A0E79">
        <w:rPr>
          <w:sz w:val="24"/>
          <w:szCs w:val="24"/>
        </w:rPr>
        <w:t>intensive economic activity</w:t>
      </w:r>
      <w:del w:id="47" w:author="Daniel Antal" w:date="2020-04-20T13:21:00Z">
        <w:r w:rsidRPr="005A0E79" w:rsidDel="00354E75">
          <w:rPr>
            <w:sz w:val="24"/>
            <w:szCs w:val="24"/>
          </w:rPr>
          <w:delText>,</w:delText>
        </w:r>
      </w:del>
      <w:r w:rsidRPr="005A0E79">
        <w:rPr>
          <w:sz w:val="24"/>
          <w:szCs w:val="24"/>
        </w:rPr>
        <w:t xml:space="preserve"> and wealth. Just as in the </w:t>
      </w:r>
      <w:ins w:id="48" w:author="Daniel Antal" w:date="2020-04-20T13:21:00Z">
        <w:r w:rsidR="00354E75">
          <w:rPr>
            <w:sz w:val="24"/>
            <w:szCs w:val="24"/>
          </w:rPr>
          <w:t xml:space="preserve">case of the </w:t>
        </w:r>
      </w:ins>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w library use, because wealth also defines a knowledge absorption capacity. Researchers in less wealthy regions may face hurdles more important than legal access: lack of time, the need to do second and third jobs to sustain themselves.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to the </w:t>
      </w:r>
      <w:del w:id="49" w:author="Daniel Antal" w:date="2020-04-20T13:21:00Z">
        <w:r w:rsidRPr="005A0E79" w:rsidDel="00BA7BFF">
          <w:rPr>
            <w:sz w:val="24"/>
            <w:szCs w:val="24"/>
          </w:rPr>
          <w:delText>English speaking</w:delText>
        </w:r>
      </w:del>
      <w:ins w:id="50" w:author="Daniel Antal" w:date="2020-04-20T13:21:00Z">
        <w:r w:rsidR="00BA7BFF" w:rsidRPr="005A0E79">
          <w:rPr>
            <w:sz w:val="24"/>
            <w:szCs w:val="24"/>
          </w:rPr>
          <w:t>English-speaking</w:t>
        </w:r>
      </w:ins>
      <w:r w:rsidRPr="005A0E79">
        <w:rPr>
          <w:sz w:val="24"/>
          <w:szCs w:val="24"/>
        </w:rPr>
        <w:t xml:space="preserve"> </w:t>
      </w:r>
      <w:r w:rsidR="00FB6C3C" w:rsidRPr="005A0E79">
        <w:rPr>
          <w:sz w:val="24"/>
          <w:szCs w:val="24"/>
        </w:rPr>
        <w:t xml:space="preserve">global market. </w:t>
      </w:r>
    </w:p>
    <w:p w14:paraId="22FC9466" w14:textId="3815FA55" w:rsidR="00FB6C3C" w:rsidRPr="005A0E79" w:rsidRDefault="00FB6C3C" w:rsidP="000129EE">
      <w:pPr>
        <w:rPr>
          <w:sz w:val="24"/>
          <w:szCs w:val="24"/>
        </w:rPr>
      </w:pPr>
      <w:r w:rsidRPr="005A0E79">
        <w:rPr>
          <w:sz w:val="24"/>
          <w:szCs w:val="24"/>
        </w:rPr>
        <w:t>We have also seen that wealth growth has a positive, but slightly diminishing effect on shadow library use: some of the wealth probably sustains infrastructures which better cater for the extra demand.</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385E8EA9" w:rsidR="00364511" w:rsidRDefault="00364511" w:rsidP="00A1050C">
      <w:pPr>
        <w:pStyle w:val="BodyText"/>
        <w:jc w:val="both"/>
      </w:pPr>
      <w:r>
        <w:t>So far</w:t>
      </w:r>
      <w:r w:rsidR="008D58B8">
        <w:t>,</w:t>
      </w:r>
      <w:r>
        <w:t xml:space="preserve"> we have been replicating the global models within the EU. The richer dataset, however, allows us to switch modelling approaches, and look for patters in the data on w</w:t>
      </w:r>
      <w:r w:rsidR="005A0E79">
        <w:t>h</w:t>
      </w:r>
      <w:r>
        <w:t>ich new hypotheses can be formulated.</w:t>
      </w:r>
      <w:r w:rsidR="008D58B8">
        <w:t xml:space="preserve"> First, we looked at the spatial autocorrelation of data, then 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ins w:id="51" w:author="Daniel Antal" w:date="2020-04-20T13:23:00Z">
        <w:r w:rsidR="0057664A">
          <w:rPr>
            <w:sz w:val="24"/>
            <w:szCs w:val="24"/>
          </w:rPr>
          <w:t xml:space="preserve">The ability to examine spatial autocorrelation </w:t>
        </w:r>
        <w:r w:rsidR="0057664A">
          <w:rPr>
            <w:sz w:val="24"/>
            <w:szCs w:val="24"/>
          </w:rPr>
          <w:t xml:space="preserve">is an important check on the robustness of our </w:t>
        </w:r>
        <w:r w:rsidR="0057664A">
          <w:rPr>
            <w:sz w:val="24"/>
            <w:szCs w:val="24"/>
          </w:rPr>
          <w:t>methodology.  Given that we do not have access to individual downloader data, only territorial aggregates of downloads,</w:t>
        </w:r>
      </w:ins>
      <w:ins w:id="52" w:author="Daniel Antal" w:date="2020-04-20T13:24:00Z">
        <w:r w:rsidR="00FF7178">
          <w:rPr>
            <w:sz w:val="24"/>
            <w:szCs w:val="24"/>
          </w:rPr>
          <w:t xml:space="preserve"> we want to make sure that downloading in geographical space is not happening randomly. </w:t>
        </w:r>
      </w:ins>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w:t>
      </w:r>
      <w:r w:rsidRPr="00A1050C">
        <w:rPr>
          <w:sz w:val="24"/>
          <w:szCs w:val="24"/>
        </w:rPr>
        <w:lastRenderedPageBreak/>
        <w:t xml:space="preserve">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2A4C2810" w14:textId="25EE81A4" w:rsidR="00F37F05" w:rsidRPr="00A1050C" w:rsidDel="00E10615" w:rsidRDefault="00F37F05" w:rsidP="00A1050C">
      <w:pPr>
        <w:jc w:val="both"/>
        <w:rPr>
          <w:del w:id="53" w:author="Daniel Antal" w:date="2020-04-20T13:26:00Z"/>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as expected, similar social, economic factors may be behind the phenomena.</w:t>
      </w:r>
      <w:ins w:id="54" w:author="Daniel Antal" w:date="2020-04-20T13:22:00Z">
        <w:r w:rsidR="00257D00">
          <w:rPr>
            <w:sz w:val="24"/>
            <w:szCs w:val="24"/>
          </w:rPr>
          <w:t xml:space="preserve"> </w:t>
        </w:r>
      </w:ins>
      <w:ins w:id="55" w:author="Daniel Antal" w:date="2020-04-20T13:25:00Z">
        <w:r w:rsidR="006C6554">
          <w:rPr>
            <w:sz w:val="24"/>
            <w:szCs w:val="24"/>
          </w:rPr>
          <w:t xml:space="preserve"> It is unlikely that downloads follow a random pattern, but the relatively low significance </w:t>
        </w:r>
        <w:r w:rsidR="005F5DF8">
          <w:rPr>
            <w:sz w:val="24"/>
            <w:szCs w:val="24"/>
          </w:rPr>
          <w:t xml:space="preserve">levels show that using territorially aggregated data, which may inhibit noise due to the inexact location of IP addresses, </w:t>
        </w:r>
      </w:ins>
      <w:ins w:id="56" w:author="Daniel Antal" w:date="2020-04-20T13:26:00Z">
        <w:r w:rsidR="00E10615">
          <w:rPr>
            <w:sz w:val="24"/>
            <w:szCs w:val="24"/>
          </w:rPr>
          <w:t>does not as solid conclusions as an anonymous, well-sampled individual data set would allow.</w:t>
        </w:r>
      </w:ins>
    </w:p>
    <w:p w14:paraId="53289E57" w14:textId="7093378F" w:rsidR="008D58B8" w:rsidRPr="00A1050C" w:rsidRDefault="008D58B8" w:rsidP="00E10615">
      <w:pPr>
        <w:jc w:val="both"/>
        <w:rPr>
          <w:sz w:val="24"/>
          <w:szCs w:val="24"/>
        </w:rPr>
        <w:pPrChange w:id="57" w:author="Daniel Antal" w:date="2020-04-20T13:26:00Z">
          <w:pPr/>
        </w:pPrChange>
      </w:pPr>
    </w:p>
    <w:p w14:paraId="5AC750B9" w14:textId="40CF420F" w:rsidR="00D8648B" w:rsidRPr="009D3094" w:rsidRDefault="00D8648B" w:rsidP="009D3094">
      <w:pPr>
        <w:rPr>
          <w:b/>
          <w:bCs/>
        </w:rPr>
      </w:pPr>
      <w:r w:rsidRPr="009D3094">
        <w:rPr>
          <w:b/>
          <w:bCs/>
        </w:rPr>
        <w:t>4.2.2. Random forest models</w:t>
      </w:r>
    </w:p>
    <w:p w14:paraId="7960D147" w14:textId="1377D772" w:rsidR="00A1050C" w:rsidRDefault="00E10615" w:rsidP="00C03D2E">
      <w:pPr>
        <w:jc w:val="both"/>
        <w:rPr>
          <w:sz w:val="24"/>
          <w:szCs w:val="24"/>
        </w:rPr>
      </w:pPr>
      <w:ins w:id="58" w:author="Daniel Antal" w:date="2020-04-20T13:26:00Z">
        <w:r>
          <w:rPr>
            <w:sz w:val="24"/>
            <w:szCs w:val="24"/>
          </w:rPr>
          <w:t xml:space="preserve">We originally ran random forest models </w:t>
        </w:r>
      </w:ins>
      <w:del w:id="59" w:author="Daniel Antal" w:date="2020-04-20T13:26:00Z">
        <w:r w:rsidR="00D8648B" w:rsidRPr="00A1050C" w:rsidDel="00E10615">
          <w:rPr>
            <w:sz w:val="24"/>
            <w:szCs w:val="24"/>
          </w:rPr>
          <w:delText>Next</w:delText>
        </w:r>
        <w:r w:rsidR="00A1050C" w:rsidDel="00E10615">
          <w:rPr>
            <w:sz w:val="24"/>
            <w:szCs w:val="24"/>
          </w:rPr>
          <w:delText>,</w:delText>
        </w:r>
        <w:r w:rsidR="00D8648B" w:rsidRPr="00A1050C" w:rsidDel="00E10615">
          <w:rPr>
            <w:sz w:val="24"/>
            <w:szCs w:val="24"/>
          </w:rPr>
          <w:delText xml:space="preserve"> we run a number of random forest models, </w:delText>
        </w:r>
      </w:del>
      <w:r w:rsidR="00D8648B" w:rsidRPr="00A1050C">
        <w:rPr>
          <w:sz w:val="24"/>
          <w:szCs w:val="24"/>
        </w:rPr>
        <w:t>to identify which variables</w:t>
      </w:r>
      <w:del w:id="60" w:author="Daniel Antal" w:date="2020-04-20T13:26:00Z">
        <w:r w:rsidR="00D8648B" w:rsidRPr="00A1050C" w:rsidDel="00E10615">
          <w:rPr>
            <w:sz w:val="24"/>
            <w:szCs w:val="24"/>
          </w:rPr>
          <w:delText>,</w:delText>
        </w:r>
      </w:del>
      <w:r w:rsidR="00D8648B" w:rsidRPr="00A1050C">
        <w:rPr>
          <w:sz w:val="24"/>
          <w:szCs w:val="24"/>
        </w:rPr>
        <w:t xml:space="preserve"> out of the 50 available</w:t>
      </w:r>
      <w:del w:id="61" w:author="Daniel Antal" w:date="2020-04-20T13:26:00Z">
        <w:r w:rsidR="00D8648B" w:rsidRPr="00A1050C" w:rsidDel="00E10615">
          <w:rPr>
            <w:sz w:val="24"/>
            <w:szCs w:val="24"/>
          </w:rPr>
          <w:delText>,</w:delText>
        </w:r>
      </w:del>
      <w:r w:rsidR="00D8648B" w:rsidRPr="00A1050C">
        <w:rPr>
          <w:sz w:val="24"/>
          <w:szCs w:val="24"/>
        </w:rPr>
        <w:t xml:space="preserve"> may play an important role in explaining downloads. </w:t>
      </w:r>
      <w:ins w:id="62" w:author="Daniel Antal" w:date="2020-04-20T13:27:00Z">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ins>
      <w:r w:rsidR="00D8648B" w:rsidRPr="00A1050C">
        <w:rPr>
          <w:sz w:val="24"/>
          <w:szCs w:val="24"/>
        </w:rPr>
        <w:t xml:space="preserve">In a series of models, not reported here, we </w:t>
      </w:r>
      <w:ins w:id="63" w:author="Daniel Antal" w:date="2020-04-20T13:27:00Z">
        <w:r w:rsidR="008A7606">
          <w:rPr>
            <w:sz w:val="24"/>
            <w:szCs w:val="24"/>
          </w:rPr>
          <w:t>first narro</w:t>
        </w:r>
      </w:ins>
      <w:ins w:id="64" w:author="Daniel Antal" w:date="2020-04-20T13:28:00Z">
        <w:r w:rsidR="008A7606">
          <w:rPr>
            <w:sz w:val="24"/>
            <w:szCs w:val="24"/>
          </w:rPr>
          <w:t xml:space="preserve">wed down the basic geographical and demographic forces </w:t>
        </w:r>
        <w:r w:rsidR="00C03D2E">
          <w:rPr>
            <w:sz w:val="24"/>
            <w:szCs w:val="24"/>
          </w:rPr>
          <w:t xml:space="preserve">attracting higher download counts, such as the land area, population and population density, or researcher population density of the regions. </w:t>
        </w:r>
      </w:ins>
      <w:del w:id="65" w:author="Daniel Antal" w:date="2020-04-20T13:28:00Z">
        <w:r w:rsidR="00D8648B" w:rsidRPr="00A1050C" w:rsidDel="00C03D2E">
          <w:rPr>
            <w:sz w:val="24"/>
            <w:szCs w:val="24"/>
          </w:rPr>
          <w:delText xml:space="preserve">identified that the raw download counts are heavily dependent on basic geographical and demographical forces, such as the land area of the region, the size of population, and number of researchers in the region. </w:delText>
        </w:r>
      </w:del>
      <w:ins w:id="66" w:author="Daniel Antal" w:date="2020-04-20T13:29:00Z">
        <w:r w:rsidR="00C03D2E">
          <w:rPr>
            <w:sz w:val="24"/>
            <w:szCs w:val="24"/>
          </w:rPr>
          <w:t xml:space="preserve"> We also </w:t>
        </w:r>
        <w:r w:rsidR="00C52DB2">
          <w:rPr>
            <w:sz w:val="24"/>
            <w:szCs w:val="24"/>
          </w:rPr>
          <w:t>normalized count with land area, population and researcher count to get a deeper insight into the non-trivial social factors that attract a heavier reliance o</w:t>
        </w:r>
      </w:ins>
      <w:ins w:id="67" w:author="Daniel Antal" w:date="2020-04-20T13:30:00Z">
        <w:r w:rsidR="00C52DB2">
          <w:rPr>
            <w:sz w:val="24"/>
            <w:szCs w:val="24"/>
          </w:rPr>
          <w:t>n</w:t>
        </w:r>
      </w:ins>
      <w:ins w:id="68" w:author="Daniel Antal" w:date="2020-04-20T13:29:00Z">
        <w:r w:rsidR="00C52DB2">
          <w:rPr>
            <w:sz w:val="24"/>
            <w:szCs w:val="24"/>
          </w:rPr>
          <w:t xml:space="preserve"> the research black market.</w:t>
        </w:r>
      </w:ins>
    </w:p>
    <w:p w14:paraId="74657DA3" w14:textId="4DB183A4"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ins w:id="69" w:author="Daniel Antal" w:date="2020-04-20T13:30:00Z">
        <w:r w:rsidR="00C52DB2">
          <w:rPr>
            <w:sz w:val="24"/>
            <w:szCs w:val="24"/>
          </w:rPr>
          <w:t xml:space="preserve">the various forms of the count </w:t>
        </w:r>
        <w:r w:rsidR="00630583">
          <w:rPr>
            <w:sz w:val="24"/>
            <w:szCs w:val="24"/>
          </w:rPr>
          <w:t xml:space="preserve">data </w:t>
        </w:r>
      </w:ins>
      <w:del w:id="70" w:author="Daniel Antal" w:date="2020-04-20T13:30:00Z">
        <w:r w:rsidRPr="00A1050C" w:rsidDel="00630583">
          <w:rPr>
            <w:sz w:val="24"/>
            <w:szCs w:val="24"/>
          </w:rPr>
          <w:delText>these normalized variables</w:delText>
        </w:r>
        <w:r w:rsidR="00E77FF9" w:rsidRPr="00A1050C" w:rsidDel="00630583">
          <w:rPr>
            <w:sz w:val="24"/>
            <w:szCs w:val="24"/>
          </w:rPr>
          <w:delText>,</w:delText>
        </w:r>
        <w:r w:rsidRPr="00A1050C" w:rsidDel="00630583">
          <w:rPr>
            <w:sz w:val="24"/>
            <w:szCs w:val="24"/>
          </w:rPr>
          <w:delText xml:space="preserve"> </w:delText>
        </w:r>
      </w:del>
      <w:r w:rsidRPr="00A1050C">
        <w:rPr>
          <w:sz w:val="24"/>
          <w:szCs w:val="24"/>
        </w:rPr>
        <w:t xml:space="preserve">to identify the most important we turned our attention to social, cultural and economic variables. Since the outcome of these models do not differ substantially,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1E17D6">
        <w:rPr>
          <w:rStyle w:val="FootnoteReference"/>
          <w:sz w:val="24"/>
          <w:szCs w:val="24"/>
        </w:rPr>
        <w:footnoteReference w:id="14"/>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4C86B11A" w14:textId="7A1D184E" w:rsidR="00E77FF9" w:rsidRPr="00A1050C" w:rsidRDefault="00E77FF9" w:rsidP="00E77FF9">
      <w:pPr>
        <w:jc w:val="center"/>
        <w:rPr>
          <w:sz w:val="24"/>
          <w:szCs w:val="24"/>
        </w:rPr>
      </w:pPr>
      <w:r w:rsidRPr="00A1050C">
        <w:rPr>
          <w:noProof/>
          <w:sz w:val="24"/>
          <w:szCs w:val="24"/>
        </w:rPr>
        <w:lastRenderedPageBreak/>
        <w:drawing>
          <wp:inline distT="0" distB="0" distL="0" distR="0" wp14:anchorId="493A57C1" wp14:editId="5E4564D9">
            <wp:extent cx="3687704" cy="22758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2636" cy="2285055"/>
                    </a:xfrm>
                    <a:prstGeom prst="rect">
                      <a:avLst/>
                    </a:prstGeom>
                  </pic:spPr>
                </pic:pic>
              </a:graphicData>
            </a:graphic>
          </wp:inline>
        </w:drawing>
      </w:r>
    </w:p>
    <w:p w14:paraId="5DDD0468" w14:textId="08828A24" w:rsidR="001E7E7E" w:rsidRPr="00A1050C" w:rsidRDefault="001E7E7E" w:rsidP="008D58B8">
      <w:pPr>
        <w:rPr>
          <w:b/>
          <w:bCs/>
          <w:sz w:val="24"/>
          <w:szCs w:val="24"/>
        </w:rPr>
      </w:pPr>
    </w:p>
    <w:p w14:paraId="547B2631" w14:textId="77777777" w:rsidR="00630583" w:rsidRDefault="00E77FF9" w:rsidP="00D1724C">
      <w:pPr>
        <w:jc w:val="both"/>
        <w:rPr>
          <w:ins w:id="71" w:author="Daniel Antal" w:date="2020-04-20T13:30:00Z"/>
          <w:sz w:val="24"/>
          <w:szCs w:val="24"/>
        </w:rPr>
      </w:pPr>
      <w:r w:rsidRPr="00A1050C">
        <w:rPr>
          <w:sz w:val="24"/>
          <w:szCs w:val="24"/>
        </w:rPr>
        <w:t xml:space="preserve">The feature importance graph </w:t>
      </w:r>
      <w:r w:rsidR="00C56F6C" w:rsidRPr="00A1050C">
        <w:rPr>
          <w:sz w:val="24"/>
          <w:szCs w:val="24"/>
        </w:rPr>
        <w:t xml:space="preserve">identifies the share of researchers in the workforce, </w:t>
      </w:r>
      <w:r w:rsidRPr="00A1050C">
        <w:rPr>
          <w:sz w:val="24"/>
          <w:szCs w:val="24"/>
        </w:rPr>
        <w:t xml:space="preserve">GPD per capita in purchasing </w:t>
      </w:r>
      <w:r w:rsidR="00D1724C">
        <w:rPr>
          <w:sz w:val="24"/>
          <w:szCs w:val="24"/>
        </w:rPr>
        <w:t>p</w:t>
      </w:r>
      <w:r w:rsidRPr="00A1050C">
        <w:rPr>
          <w:sz w:val="24"/>
          <w:szCs w:val="24"/>
        </w:rPr>
        <w:t>arity units, disposable income; internet use for banking, R&amp;D activity; the share of educated population, and shares of science and technology</w:t>
      </w:r>
      <w:r w:rsidR="00D1724C">
        <w:rPr>
          <w:sz w:val="24"/>
          <w:szCs w:val="24"/>
        </w:rPr>
        <w:t>,</w:t>
      </w:r>
      <w:r w:rsidRPr="00A1050C">
        <w:rPr>
          <w:sz w:val="24"/>
          <w:szCs w:val="24"/>
        </w:rPr>
        <w:t xml:space="preserve"> and highly skilled workforce.</w:t>
      </w:r>
    </w:p>
    <w:p w14:paraId="0F7B24F2" w14:textId="0D465EEE" w:rsidR="00E77FF9" w:rsidRPr="00A1050C" w:rsidRDefault="00630583" w:rsidP="00D26118">
      <w:pPr>
        <w:jc w:val="both"/>
        <w:rPr>
          <w:sz w:val="24"/>
          <w:szCs w:val="24"/>
        </w:rPr>
      </w:pPr>
      <w:ins w:id="72" w:author="Daniel Antal" w:date="2020-04-20T13:30:00Z">
        <w:r>
          <w:rPr>
            <w:sz w:val="24"/>
            <w:szCs w:val="24"/>
          </w:rPr>
          <w:t xml:space="preserve">The advantage of a </w:t>
        </w:r>
      </w:ins>
      <w:ins w:id="73" w:author="Daniel Antal" w:date="2020-04-20T13:31:00Z">
        <w:r>
          <w:rPr>
            <w:sz w:val="24"/>
            <w:szCs w:val="24"/>
          </w:rPr>
          <w:t xml:space="preserve">tuned random forest model is that it allows the systematic </w:t>
        </w:r>
        <w:r w:rsidR="00D26118">
          <w:rPr>
            <w:sz w:val="24"/>
            <w:szCs w:val="24"/>
          </w:rPr>
          <w:t xml:space="preserve">selection and comparison of 1, 2, 3 explanatory variables, even when they are highly correlated, such as the last </w:t>
        </w:r>
      </w:ins>
      <w:del w:id="74" w:author="Daniel Antal" w:date="2020-04-20T13:31:00Z">
        <w:r w:rsidR="00C56F6C" w:rsidRPr="00A1050C" w:rsidDel="00D26118">
          <w:rPr>
            <w:sz w:val="24"/>
            <w:szCs w:val="24"/>
          </w:rPr>
          <w:delText xml:space="preserve"> </w:delText>
        </w:r>
        <w:r w:rsidR="00E77FF9" w:rsidRPr="00A1050C" w:rsidDel="00D26118">
          <w:rPr>
            <w:sz w:val="24"/>
            <w:szCs w:val="24"/>
          </w:rPr>
          <w:delText xml:space="preserve">These variables are often refer to the same thing, or are highly correlated, such as the last </w:delText>
        </w:r>
      </w:del>
      <w:r w:rsidR="00E77FF9" w:rsidRPr="00A1050C">
        <w:rPr>
          <w:sz w:val="24"/>
          <w:szCs w:val="24"/>
        </w:rPr>
        <w:t>three variables</w:t>
      </w:r>
      <w:ins w:id="75" w:author="Daniel Antal" w:date="2020-04-20T13:31:00Z">
        <w:r w:rsidR="00D26118">
          <w:rPr>
            <w:sz w:val="24"/>
            <w:szCs w:val="24"/>
          </w:rPr>
          <w:t xml:space="preserve"> in the chart</w:t>
        </w:r>
      </w:ins>
      <w:r w:rsidR="00E77FF9" w:rsidRPr="00A1050C">
        <w:rPr>
          <w:sz w:val="24"/>
          <w:szCs w:val="24"/>
        </w:rPr>
        <w:t xml:space="preserve">. </w:t>
      </w:r>
      <w:r w:rsidR="00D1724C">
        <w:rPr>
          <w:sz w:val="24"/>
          <w:szCs w:val="24"/>
        </w:rPr>
        <w:t xml:space="preserve"> </w:t>
      </w:r>
      <w:r w:rsidR="00E77FF9" w:rsidRPr="00A1050C">
        <w:rPr>
          <w:sz w:val="24"/>
          <w:szCs w:val="24"/>
        </w:rPr>
        <w:t xml:space="preserve">It is also clear, that the random forest approach did not reveal significant new variables to consider.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05C9394" w:rsidR="003F4907" w:rsidRDefault="00D9013C" w:rsidP="00292A3B">
      <w:pPr>
        <w:jc w:val="both"/>
        <w:rPr>
          <w:sz w:val="24"/>
          <w:szCs w:val="24"/>
        </w:rPr>
      </w:pPr>
      <w:r>
        <w:rPr>
          <w:sz w:val="24"/>
          <w:szCs w:val="24"/>
        </w:rPr>
        <w:lastRenderedPageBreak/>
        <w:t xml:space="preserve">We have found two significant demand drivers of scholarly piracy: wealth and the size of knowledge-intensive sector. Contrary to </w:t>
      </w:r>
      <w:del w:id="76" w:author="Daniel Antal" w:date="2020-04-20T13:32:00Z">
        <w:r w:rsidDel="00514B23">
          <w:rPr>
            <w:sz w:val="24"/>
            <w:szCs w:val="24"/>
          </w:rPr>
          <w:delText>p</w:delText>
        </w:r>
      </w:del>
      <w:r>
        <w:rPr>
          <w:sz w:val="24"/>
          <w:szCs w:val="24"/>
        </w:rPr>
        <w:t xml:space="preserve">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w:t>
      </w:r>
      <w:commentRangeStart w:id="77"/>
      <w:r>
        <w:rPr>
          <w:sz w:val="24"/>
          <w:szCs w:val="24"/>
        </w:rPr>
        <w:t>countries</w:t>
      </w:r>
      <w:commentRangeEnd w:id="77"/>
      <w:r w:rsidR="005A76A1">
        <w:rPr>
          <w:rStyle w:val="CommentReference"/>
        </w:rPr>
        <w:commentReference w:id="77"/>
      </w:r>
      <w:r>
        <w:rPr>
          <w:sz w:val="24"/>
          <w:szCs w:val="24"/>
        </w:rPr>
        <w:t xml:space="preserve">.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We can rely on our personal experiences to identify some of these factors: lack of free time, the need to work 2-3 jobs to make a living, which limits the capacity to fully exploit such resources, the focus and orientation of scientific and educational activities which prioritize local knowledge in local languages underserved by a predominantly English language global shadow library, etc.</w:t>
      </w:r>
    </w:p>
    <w:p w14:paraId="6064254E" w14:textId="3CEB88F0"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del w:id="78" w:author="Daniel Antal" w:date="2020-04-20T13:34:00Z">
        <w:r w:rsidDel="00F773B0">
          <w:rPr>
            <w:sz w:val="24"/>
            <w:szCs w:val="24"/>
          </w:rPr>
          <w:delText>no</w:delText>
        </w:r>
      </w:del>
      <w:ins w:id="79" w:author="Daniel Antal" w:date="2020-04-20T13:34:00Z">
        <w:r w:rsidR="00F773B0">
          <w:rPr>
            <w:sz w:val="24"/>
            <w:szCs w:val="24"/>
          </w:rPr>
          <w:t>not</w:t>
        </w:r>
      </w:ins>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lastRenderedPageBreak/>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lastRenderedPageBreak/>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 w:author="Daniel Antal" w:date="2020-04-20T13:16:00Z" w:initials="DA">
    <w:p w14:paraId="0523FFCC" w14:textId="30175569" w:rsidR="00CE4FFB" w:rsidRDefault="00CE4FFB">
      <w:pPr>
        <w:pStyle w:val="CommentText"/>
      </w:pPr>
      <w:r>
        <w:rPr>
          <w:rStyle w:val="CommentReference"/>
        </w:rPr>
        <w:annotationRef/>
      </w:r>
      <w:r>
        <w:t>The Eurobarometer variable is currently left out.  But I think that I can add it back tonight.</w:t>
      </w:r>
    </w:p>
  </w:comment>
  <w:comment w:id="39" w:author="Daniel Antal" w:date="2020-04-20T13:18:00Z" w:initials="DA">
    <w:p w14:paraId="147E857A" w14:textId="3216B992" w:rsidR="00FC2F82" w:rsidRDefault="00FC2F82">
      <w:pPr>
        <w:pStyle w:val="CommentText"/>
      </w:pPr>
      <w:r>
        <w:rPr>
          <w:rStyle w:val="CommentReference"/>
        </w:rPr>
        <w:annotationRef/>
      </w:r>
      <w:r>
        <w:t>If we want a better comparison with the global model, we should use GERD.</w:t>
      </w:r>
    </w:p>
  </w:comment>
  <w:comment w:id="44" w:author="Daniel Antal" w:date="2020-04-20T13:20:00Z" w:initials="DA">
    <w:p w14:paraId="2E74A45D" w14:textId="485EB1C0" w:rsidR="00921F91" w:rsidRDefault="00921F91">
      <w:pPr>
        <w:pStyle w:val="CommentText"/>
      </w:pPr>
      <w:r>
        <w:rPr>
          <w:rStyle w:val="CommentReference"/>
        </w:rPr>
        <w:annotationRef/>
      </w:r>
      <w:r>
        <w:t>This is over-</w:t>
      </w:r>
      <w:proofErr w:type="spellStart"/>
      <w:r>
        <w:t>interpratation</w:t>
      </w:r>
      <w:proofErr w:type="spellEnd"/>
      <w:r>
        <w:t>.  We could only say that downloads are coming from regions where people are generally more affluent.</w:t>
      </w:r>
    </w:p>
  </w:comment>
  <w:comment w:id="77" w:author="Daniel Antal" w:date="2020-04-20T13:33:00Z" w:initials="DA">
    <w:p w14:paraId="5EC0A8F2" w14:textId="78EADA6B" w:rsidR="005A76A1" w:rsidRDefault="005A76A1">
      <w:pPr>
        <w:pStyle w:val="CommentText"/>
      </w:pPr>
      <w:r>
        <w:rPr>
          <w:rStyle w:val="CommentReference"/>
        </w:rPr>
        <w:annotationRef/>
      </w:r>
      <w:r>
        <w:t>We should also show this in the case of region.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23FFCC" w15:done="0"/>
  <w15:commentEx w15:paraId="147E857A" w15:done="0"/>
  <w15:commentEx w15:paraId="2E74A45D" w15:done="0"/>
  <w15:commentEx w15:paraId="5EC0A8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1F26" w16cex:dateUtc="2020-04-20T11:16:00Z"/>
  <w16cex:commentExtensible w16cex:durableId="22481FAC" w16cex:dateUtc="2020-04-20T11:18:00Z"/>
  <w16cex:commentExtensible w16cex:durableId="22482000" w16cex:dateUtc="2020-04-20T11:20:00Z"/>
  <w16cex:commentExtensible w16cex:durableId="22482315" w16cex:dateUtc="2020-04-20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23FFCC" w16cid:durableId="22481F26"/>
  <w16cid:commentId w16cid:paraId="147E857A" w16cid:durableId="22481FAC"/>
  <w16cid:commentId w16cid:paraId="2E74A45D" w16cid:durableId="22482000"/>
  <w16cid:commentId w16cid:paraId="5EC0A8F2" w16cid:durableId="224823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9B928" w14:textId="77777777" w:rsidR="00CE74C2" w:rsidRDefault="00CE74C2" w:rsidP="00BB281F">
      <w:pPr>
        <w:spacing w:after="0" w:line="240" w:lineRule="auto"/>
      </w:pPr>
      <w:r>
        <w:separator/>
      </w:r>
    </w:p>
  </w:endnote>
  <w:endnote w:type="continuationSeparator" w:id="0">
    <w:p w14:paraId="45A9CE6D" w14:textId="77777777" w:rsidR="00CE74C2" w:rsidRDefault="00CE74C2"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B3CF4" w14:textId="77777777" w:rsidR="00CE74C2" w:rsidRDefault="00CE74C2" w:rsidP="00BB281F">
      <w:pPr>
        <w:spacing w:after="0" w:line="240" w:lineRule="auto"/>
      </w:pPr>
      <w:r>
        <w:separator/>
      </w:r>
    </w:p>
  </w:footnote>
  <w:footnote w:type="continuationSeparator" w:id="0">
    <w:p w14:paraId="2DD402C2" w14:textId="77777777" w:rsidR="00CE74C2" w:rsidRDefault="00CE74C2" w:rsidP="00BB281F">
      <w:pPr>
        <w:spacing w:after="0" w:line="240" w:lineRule="auto"/>
      </w:pPr>
      <w:r>
        <w:continuationSeparator/>
      </w:r>
    </w:p>
  </w:footnote>
  <w:footnote w:id="1">
    <w:p w14:paraId="6FD2FE4D" w14:textId="2DB7C0B4" w:rsidR="00E51E85" w:rsidRDefault="00E51E8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D8648B" w:rsidRDefault="00D8648B"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D8648B" w:rsidRDefault="00D8648B">
      <w:pPr>
        <w:pStyle w:val="FootnoteText"/>
      </w:pPr>
      <w:r>
        <w:rPr>
          <w:rStyle w:val="FootnoteReference"/>
        </w:rPr>
        <w:footnoteRef/>
      </w:r>
      <w:r>
        <w:t xml:space="preserve"> Such as file hashes</w:t>
      </w:r>
    </w:p>
  </w:footnote>
  <w:footnote w:id="4">
    <w:p w14:paraId="7D7F80CD" w14:textId="77777777" w:rsidR="00D8648B" w:rsidRDefault="00D8648B">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D8648B" w:rsidRDefault="00D8648B">
      <w:pPr>
        <w:pStyle w:val="FootnoteText"/>
      </w:pPr>
      <w:r>
        <w:rPr>
          <w:rStyle w:val="FootnoteReference"/>
        </w:rPr>
        <w:footnoteRef/>
      </w:r>
      <w:r>
        <w:t xml:space="preserve"> </w:t>
      </w:r>
      <w:r w:rsidRPr="007E60F6">
        <w:t>https://www.maxmind.com/en/geoip-demo</w:t>
      </w:r>
    </w:p>
  </w:footnote>
  <w:footnote w:id="6">
    <w:p w14:paraId="21337F30" w14:textId="77777777" w:rsidR="00D8648B" w:rsidRDefault="00D8648B">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D8648B" w:rsidRDefault="00D8648B"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D8648B" w:rsidRDefault="00D8648B" w:rsidP="00FE77EF">
      <w:pPr>
        <w:pStyle w:val="FootnoteText"/>
      </w:pPr>
    </w:p>
  </w:footnote>
  <w:footnote w:id="8">
    <w:p w14:paraId="38A492CD" w14:textId="4FE1EE51" w:rsidR="00D8648B" w:rsidRDefault="00D8648B">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D8648B" w:rsidRDefault="00D8648B">
      <w:pPr>
        <w:pStyle w:val="FootnoteText"/>
      </w:pPr>
    </w:p>
  </w:footnote>
  <w:footnote w:id="9">
    <w:p w14:paraId="34BBB679" w14:textId="06CFCDDE" w:rsidR="00D8648B" w:rsidRDefault="00D8648B">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0623F217" w:rsidR="00D8648B" w:rsidRDefault="00D8648B">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NUTS2-level data, which is not different from the NUTS0 level national, and the NUTS1 level larger regional data. The other exceptions were those European comparative survey-based newer statistical products, where historically, the way the survey sample was constructed, the regional break-up in larger countries, like in Germany or in the Great Britain part of the United Kingdom, were only available in NUTS1 levels.</w:t>
      </w:r>
    </w:p>
  </w:footnote>
  <w:footnote w:id="11">
    <w:p w14:paraId="2D3D83E1" w14:textId="631804B7" w:rsidR="00D8648B" w:rsidRDefault="00D8648B" w:rsidP="007C06D2">
      <w:pPr>
        <w:pStyle w:val="FootnoteText"/>
      </w:pPr>
      <w:r>
        <w:rPr>
          <w:rStyle w:val="FootnoteReference"/>
        </w:rPr>
        <w:footnoteRef/>
      </w:r>
      <w:r>
        <w:t xml:space="preserve"> </w:t>
      </w:r>
      <w:r w:rsidRPr="00614A0B">
        <w:rPr>
          <w:bCs/>
        </w:rPr>
        <w:t xml:space="preserve">Eurostat statistics were </w:t>
      </w:r>
      <w:del w:id="31" w:author="Daniel Antal" w:date="2020-04-20T13:17:00Z">
        <w:r w:rsidRPr="00614A0B" w:rsidDel="00FC2F82">
          <w:rPr>
            <w:bCs/>
          </w:rPr>
          <w:delText>programatically</w:delText>
        </w:r>
      </w:del>
      <w:ins w:id="32" w:author="Daniel Antal" w:date="2020-04-20T13:17:00Z">
        <w:r w:rsidR="00FC2F82" w:rsidRPr="00614A0B">
          <w:rPr>
            <w:bCs/>
          </w:rPr>
          <w:t>programmatically</w:t>
        </w:r>
      </w:ins>
      <w:r w:rsidRPr="00614A0B">
        <w:rPr>
          <w:bCs/>
        </w:rPr>
        <w:t xml:space="preserve"> downloaded with the </w:t>
      </w:r>
      <w:proofErr w:type="spellStart"/>
      <w:r w:rsidRPr="00614A0B">
        <w:rPr>
          <w:bCs/>
        </w:rPr>
        <w:t>rOpenGov</w:t>
      </w:r>
      <w:proofErr w:type="spellEnd"/>
      <w:r w:rsidRPr="00614A0B">
        <w:rPr>
          <w:bCs/>
        </w:rPr>
        <w:t xml:space="preserve"> package (Lahti et al. 2019): (Eurostat 2019b, 2019a), (Eurostat 2019c). [This is only testing, we need to find a good way to display 52 variable citations.]</w:t>
      </w:r>
    </w:p>
  </w:footnote>
  <w:footnote w:id="12">
    <w:p w14:paraId="2BF907D6" w14:textId="77777777" w:rsidR="00D8648B" w:rsidRDefault="00D8648B"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4D92191E" w14:textId="494EAAB5" w:rsidR="00D8648B" w:rsidRDefault="00D8648B">
      <w:pPr>
        <w:pStyle w:val="FootnoteText"/>
      </w:pPr>
      <w:r>
        <w:rPr>
          <w:rStyle w:val="FootnoteReference"/>
        </w:rPr>
        <w:footnoteRef/>
      </w:r>
      <w:r>
        <w:t xml:space="preserve"> The TOR browser allows users to preserve their online privacy by routing their </w:t>
      </w:r>
      <w:proofErr w:type="spellStart"/>
      <w:r>
        <w:t>onine</w:t>
      </w:r>
      <w:proofErr w:type="spellEnd"/>
      <w:r>
        <w:t xml:space="preserv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4">
    <w:p w14:paraId="4CD31349" w14:textId="3CEA91E2" w:rsidR="001E17D6" w:rsidRDefault="001E17D6">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Antal">
    <w15:presenceInfo w15:providerId="None" w15:userId="Daniel An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57D00"/>
    <w:rsid w:val="00261F4B"/>
    <w:rsid w:val="00270EB7"/>
    <w:rsid w:val="002735EC"/>
    <w:rsid w:val="0027482C"/>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3B7B"/>
    <w:rsid w:val="003B4172"/>
    <w:rsid w:val="003B65D9"/>
    <w:rsid w:val="003C0F05"/>
    <w:rsid w:val="003C200F"/>
    <w:rsid w:val="003C5661"/>
    <w:rsid w:val="003D0523"/>
    <w:rsid w:val="003D089F"/>
    <w:rsid w:val="003D1D2A"/>
    <w:rsid w:val="003D3313"/>
    <w:rsid w:val="003E2B94"/>
    <w:rsid w:val="003E3CE4"/>
    <w:rsid w:val="003E6449"/>
    <w:rsid w:val="003F1709"/>
    <w:rsid w:val="003F4907"/>
    <w:rsid w:val="0040254B"/>
    <w:rsid w:val="00402629"/>
    <w:rsid w:val="004077A3"/>
    <w:rsid w:val="00414DCD"/>
    <w:rsid w:val="00423FCE"/>
    <w:rsid w:val="00430737"/>
    <w:rsid w:val="00431321"/>
    <w:rsid w:val="00432579"/>
    <w:rsid w:val="00432FC4"/>
    <w:rsid w:val="00433F88"/>
    <w:rsid w:val="004449FE"/>
    <w:rsid w:val="0045090B"/>
    <w:rsid w:val="00462935"/>
    <w:rsid w:val="004662D0"/>
    <w:rsid w:val="00470820"/>
    <w:rsid w:val="0047090F"/>
    <w:rsid w:val="00474D70"/>
    <w:rsid w:val="00474D71"/>
    <w:rsid w:val="00483B90"/>
    <w:rsid w:val="0048479C"/>
    <w:rsid w:val="00486031"/>
    <w:rsid w:val="0049605D"/>
    <w:rsid w:val="004A2483"/>
    <w:rsid w:val="004A5F30"/>
    <w:rsid w:val="004B0274"/>
    <w:rsid w:val="004C3939"/>
    <w:rsid w:val="004C6B54"/>
    <w:rsid w:val="004D4367"/>
    <w:rsid w:val="004D717B"/>
    <w:rsid w:val="004D7A46"/>
    <w:rsid w:val="004E0618"/>
    <w:rsid w:val="004E5052"/>
    <w:rsid w:val="004E634F"/>
    <w:rsid w:val="004F50DA"/>
    <w:rsid w:val="004F546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3E55"/>
    <w:rsid w:val="00654094"/>
    <w:rsid w:val="00666BBB"/>
    <w:rsid w:val="00667621"/>
    <w:rsid w:val="006723B1"/>
    <w:rsid w:val="00673CF3"/>
    <w:rsid w:val="00674109"/>
    <w:rsid w:val="00675D7B"/>
    <w:rsid w:val="00684831"/>
    <w:rsid w:val="006931DB"/>
    <w:rsid w:val="006A05BE"/>
    <w:rsid w:val="006B324D"/>
    <w:rsid w:val="006C3C37"/>
    <w:rsid w:val="006C5001"/>
    <w:rsid w:val="006C6554"/>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59F1"/>
    <w:rsid w:val="00907151"/>
    <w:rsid w:val="0091417F"/>
    <w:rsid w:val="00914AC2"/>
    <w:rsid w:val="00914F2B"/>
    <w:rsid w:val="00917EC6"/>
    <w:rsid w:val="00921F91"/>
    <w:rsid w:val="009240AB"/>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EAC"/>
    <w:rsid w:val="00B52F71"/>
    <w:rsid w:val="00B54A2E"/>
    <w:rsid w:val="00B56DE7"/>
    <w:rsid w:val="00B65CFE"/>
    <w:rsid w:val="00B70E05"/>
    <w:rsid w:val="00B71F7F"/>
    <w:rsid w:val="00B743A0"/>
    <w:rsid w:val="00B837DA"/>
    <w:rsid w:val="00B92259"/>
    <w:rsid w:val="00B934AF"/>
    <w:rsid w:val="00B97F52"/>
    <w:rsid w:val="00BA024C"/>
    <w:rsid w:val="00BA7BFF"/>
    <w:rsid w:val="00BB1E95"/>
    <w:rsid w:val="00BB281F"/>
    <w:rsid w:val="00BB3942"/>
    <w:rsid w:val="00BB3D20"/>
    <w:rsid w:val="00BB414C"/>
    <w:rsid w:val="00BB7732"/>
    <w:rsid w:val="00BB7FD2"/>
    <w:rsid w:val="00BC09B3"/>
    <w:rsid w:val="00BC3CB5"/>
    <w:rsid w:val="00BD0697"/>
    <w:rsid w:val="00BE04FA"/>
    <w:rsid w:val="00BE4974"/>
    <w:rsid w:val="00BF3B2F"/>
    <w:rsid w:val="00BF7F3B"/>
    <w:rsid w:val="00C03D2E"/>
    <w:rsid w:val="00C13888"/>
    <w:rsid w:val="00C15C16"/>
    <w:rsid w:val="00C20438"/>
    <w:rsid w:val="00C205D0"/>
    <w:rsid w:val="00C26A38"/>
    <w:rsid w:val="00C45548"/>
    <w:rsid w:val="00C501DD"/>
    <w:rsid w:val="00C50742"/>
    <w:rsid w:val="00C52DB2"/>
    <w:rsid w:val="00C54DD9"/>
    <w:rsid w:val="00C56F6C"/>
    <w:rsid w:val="00C64344"/>
    <w:rsid w:val="00C7624A"/>
    <w:rsid w:val="00C77CB9"/>
    <w:rsid w:val="00C850DE"/>
    <w:rsid w:val="00C8768D"/>
    <w:rsid w:val="00C92712"/>
    <w:rsid w:val="00C958CC"/>
    <w:rsid w:val="00CA3003"/>
    <w:rsid w:val="00CA4E54"/>
    <w:rsid w:val="00CB0558"/>
    <w:rsid w:val="00CD5449"/>
    <w:rsid w:val="00CD699B"/>
    <w:rsid w:val="00CD78D7"/>
    <w:rsid w:val="00CE4FFB"/>
    <w:rsid w:val="00CE74C2"/>
    <w:rsid w:val="00CF0E13"/>
    <w:rsid w:val="00CF7006"/>
    <w:rsid w:val="00D012D3"/>
    <w:rsid w:val="00D02B68"/>
    <w:rsid w:val="00D10993"/>
    <w:rsid w:val="00D1347D"/>
    <w:rsid w:val="00D1529C"/>
    <w:rsid w:val="00D170B8"/>
    <w:rsid w:val="00D1724C"/>
    <w:rsid w:val="00D25764"/>
    <w:rsid w:val="00D26118"/>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51B5"/>
    <w:rsid w:val="00E65978"/>
    <w:rsid w:val="00E73E86"/>
    <w:rsid w:val="00E77FF9"/>
    <w:rsid w:val="00E8044B"/>
    <w:rsid w:val="00E805E1"/>
    <w:rsid w:val="00EA0421"/>
    <w:rsid w:val="00EA17E2"/>
    <w:rsid w:val="00EA1BEA"/>
    <w:rsid w:val="00EA3291"/>
    <w:rsid w:val="00EB0CAC"/>
    <w:rsid w:val="00EB1815"/>
    <w:rsid w:val="00EC32B3"/>
    <w:rsid w:val="00EC695B"/>
    <w:rsid w:val="00ED4946"/>
    <w:rsid w:val="00EE4574"/>
    <w:rsid w:val="00EE46DB"/>
    <w:rsid w:val="00EE4B5E"/>
    <w:rsid w:val="00EE6CF2"/>
    <w:rsid w:val="00EF033B"/>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openxmlformats.org/officeDocument/2006/relationships/fontTable" Target="fontTable.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B333C-A0FD-428D-8F66-8AEC5BA71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23</Pages>
  <Words>16820</Words>
  <Characters>95879</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Daniel Antal</cp:lastModifiedBy>
  <cp:revision>29</cp:revision>
  <dcterms:created xsi:type="dcterms:W3CDTF">2020-04-20T11:07:00Z</dcterms:created>
  <dcterms:modified xsi:type="dcterms:W3CDTF">2020-04-20T11:34:00Z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